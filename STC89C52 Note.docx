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C8CF" w14:textId="67C7137E" w:rsidR="001E3129" w:rsidRPr="002D471B" w:rsidRDefault="002D471B" w:rsidP="002D471B">
      <w:pPr>
        <w:pStyle w:val="af4"/>
        <w:rPr>
          <w:rFonts w:hint="eastAsia"/>
        </w:rPr>
      </w:pPr>
      <w:r w:rsidRPr="002D471B">
        <w:rPr>
          <w:rFonts w:hint="eastAsia"/>
        </w:rPr>
        <w:t>1</w:t>
      </w:r>
      <w:r>
        <w:rPr>
          <w:rFonts w:hint="eastAsia"/>
        </w:rPr>
        <w:t>《</w:t>
      </w:r>
      <w:r w:rsidR="00A42F05">
        <w:rPr>
          <w:rFonts w:hint="eastAsia"/>
        </w:rPr>
        <w:t>STC89C52</w:t>
      </w:r>
      <w:r w:rsidRPr="002D471B">
        <w:rPr>
          <w:rFonts w:hint="eastAsia"/>
        </w:rPr>
        <w:t>最小系统</w:t>
      </w:r>
      <w:r>
        <w:rPr>
          <w:rFonts w:hint="eastAsia"/>
        </w:rPr>
        <w:t>》</w:t>
      </w:r>
    </w:p>
    <w:p w14:paraId="37CB4DE6" w14:textId="45BAA9F4" w:rsidR="002D471B" w:rsidRPr="005F3F43" w:rsidRDefault="002D471B" w:rsidP="005F3F43">
      <w:pPr>
        <w:pStyle w:val="af6"/>
        <w:rPr>
          <w:rFonts w:eastAsiaTheme="minorEastAsia" w:hint="eastAsia"/>
        </w:rPr>
      </w:pPr>
      <w:r w:rsidRPr="002D471B">
        <w:rPr>
          <w:rFonts w:eastAsiaTheme="minorEastAsia" w:hint="eastAsia"/>
        </w:rPr>
        <w:t>1 电源电路</w:t>
      </w:r>
    </w:p>
    <w:p w14:paraId="04094E8F" w14:textId="11F470C2" w:rsidR="00E653E1" w:rsidRDefault="006B63BC" w:rsidP="00E653E1">
      <w:pPr>
        <w:jc w:val="left"/>
        <w:rPr>
          <w:rFonts w:eastAsiaTheme="minorEastAsia" w:hint="eastAsia"/>
          <w:b/>
          <w:bCs/>
          <w:color w:val="FF0000"/>
        </w:rPr>
      </w:pPr>
      <w:r w:rsidRPr="006B63BC">
        <w:rPr>
          <w:rFonts w:eastAsiaTheme="minorEastAsia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686EAE94" wp14:editId="792C5055">
            <wp:simplePos x="0" y="0"/>
            <wp:positionH relativeFrom="column">
              <wp:posOffset>9525</wp:posOffset>
            </wp:positionH>
            <wp:positionV relativeFrom="paragraph">
              <wp:posOffset>40640</wp:posOffset>
            </wp:positionV>
            <wp:extent cx="1885950" cy="1257300"/>
            <wp:effectExtent l="0" t="0" r="0" b="0"/>
            <wp:wrapSquare wrapText="bothSides"/>
            <wp:docPr id="200236776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7761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3BC">
        <w:rPr>
          <w:rFonts w:eastAsiaTheme="minorEastAsia"/>
          <w:b/>
          <w:bCs/>
        </w:rPr>
        <w:t>电解电容</w:t>
      </w:r>
      <w:r w:rsidR="00E653E1">
        <w:rPr>
          <w:rFonts w:eastAsiaTheme="minorEastAsia" w:hint="eastAsia"/>
          <w:b/>
          <w:bCs/>
        </w:rPr>
        <w:t>:</w:t>
      </w:r>
      <w:r w:rsidRPr="006B63BC">
        <w:rPr>
          <w:rFonts w:eastAsiaTheme="minorEastAsia" w:hint="eastAsia"/>
          <w:b/>
          <w:bCs/>
          <w:color w:val="FF0000"/>
        </w:rPr>
        <w:t xml:space="preserve"> </w:t>
      </w:r>
      <w:r w:rsidR="00E653E1" w:rsidRPr="00E653E1">
        <w:rPr>
          <w:rFonts w:eastAsiaTheme="minorEastAsia"/>
          <w:b/>
          <w:bCs/>
          <w:color w:val="FF0000"/>
        </w:rPr>
        <w:t>容值大</w:t>
      </w:r>
      <w:r w:rsidR="00E653E1">
        <w:rPr>
          <w:rFonts w:eastAsiaTheme="minorEastAsia" w:hint="eastAsia"/>
          <w:b/>
          <w:bCs/>
          <w:color w:val="FF0000"/>
        </w:rPr>
        <w:t xml:space="preserve">, </w:t>
      </w:r>
      <w:r w:rsidR="00E653E1" w:rsidRPr="00E653E1">
        <w:rPr>
          <w:rFonts w:eastAsiaTheme="minorEastAsia"/>
          <w:b/>
          <w:bCs/>
          <w:color w:val="FF0000"/>
        </w:rPr>
        <w:t>有极性</w:t>
      </w:r>
      <w:r w:rsidR="000D240E">
        <w:rPr>
          <w:rFonts w:eastAsiaTheme="minorEastAsia" w:hint="eastAsia"/>
          <w:b/>
          <w:bCs/>
          <w:color w:val="FF0000"/>
        </w:rPr>
        <w:t xml:space="preserve">, </w:t>
      </w:r>
      <w:r w:rsidR="000D240E" w:rsidRPr="000D240E">
        <w:rPr>
          <w:rFonts w:eastAsiaTheme="minorEastAsia"/>
          <w:b/>
          <w:bCs/>
          <w:color w:val="FF0000"/>
        </w:rPr>
        <w:t>抗低频</w:t>
      </w:r>
      <w:r w:rsidR="000D240E">
        <w:rPr>
          <w:rFonts w:eastAsiaTheme="minorEastAsia" w:hint="eastAsia"/>
          <w:b/>
          <w:bCs/>
          <w:color w:val="FF0000"/>
        </w:rPr>
        <w:t xml:space="preserve">, </w:t>
      </w:r>
      <w:r w:rsidR="000D240E" w:rsidRPr="000D240E">
        <w:rPr>
          <w:rFonts w:eastAsiaTheme="minorEastAsia"/>
          <w:b/>
          <w:bCs/>
          <w:color w:val="FF0000"/>
        </w:rPr>
        <w:t>储能</w:t>
      </w:r>
    </w:p>
    <w:p w14:paraId="6FA89682" w14:textId="77777777" w:rsidR="00E653E1" w:rsidRDefault="00E653E1" w:rsidP="00E653E1">
      <w:pPr>
        <w:pStyle w:val="a9"/>
        <w:numPr>
          <w:ilvl w:val="0"/>
          <w:numId w:val="1"/>
        </w:numPr>
        <w:jc w:val="left"/>
        <w:rPr>
          <w:rFonts w:eastAsiaTheme="minorEastAsia" w:hint="eastAsia"/>
          <w:color w:val="000000" w:themeColor="text1"/>
        </w:rPr>
      </w:pPr>
      <w:r w:rsidRPr="00E653E1">
        <w:rPr>
          <w:rFonts w:eastAsiaTheme="minorEastAsia"/>
          <w:color w:val="000000" w:themeColor="text1"/>
        </w:rPr>
        <w:t>电源滤波/稳压</w:t>
      </w:r>
      <w:r w:rsidRPr="00E653E1">
        <w:rPr>
          <w:rFonts w:eastAsiaTheme="minorEastAsia" w:hint="eastAsia"/>
          <w:color w:val="000000" w:themeColor="text1"/>
        </w:rPr>
        <w:t xml:space="preserve">: </w:t>
      </w:r>
      <w:r w:rsidRPr="00E653E1">
        <w:rPr>
          <w:rFonts w:eastAsiaTheme="minorEastAsia"/>
          <w:color w:val="000000" w:themeColor="text1"/>
        </w:rPr>
        <w:t>在电源入口处</w:t>
      </w:r>
      <w:r w:rsidRPr="00E653E1">
        <w:rPr>
          <w:rFonts w:eastAsiaTheme="minorEastAsia" w:hint="eastAsia"/>
          <w:color w:val="000000" w:themeColor="text1"/>
        </w:rPr>
        <w:t xml:space="preserve"> (</w:t>
      </w:r>
      <w:r w:rsidRPr="00E653E1">
        <w:rPr>
          <w:rFonts w:eastAsiaTheme="minorEastAsia"/>
          <w:color w:val="000000" w:themeColor="text1"/>
        </w:rPr>
        <w:t>DC电源</w:t>
      </w:r>
      <w:r w:rsidRPr="00E653E1">
        <w:rPr>
          <w:rFonts w:eastAsiaTheme="minorEastAsia" w:hint="eastAsia"/>
          <w:color w:val="000000" w:themeColor="text1"/>
        </w:rPr>
        <w:t xml:space="preserve">, </w:t>
      </w:r>
      <w:r w:rsidRPr="00E653E1">
        <w:rPr>
          <w:rFonts w:eastAsiaTheme="minorEastAsia"/>
          <w:color w:val="000000" w:themeColor="text1"/>
        </w:rPr>
        <w:t>整流电路</w:t>
      </w:r>
      <w:r w:rsidRPr="00E653E1">
        <w:rPr>
          <w:rFonts w:eastAsiaTheme="minorEastAsia" w:hint="eastAsia"/>
          <w:color w:val="000000" w:themeColor="text1"/>
        </w:rPr>
        <w:t xml:space="preserve">, </w:t>
      </w:r>
      <w:r w:rsidRPr="00E653E1">
        <w:rPr>
          <w:rFonts w:eastAsiaTheme="minorEastAsia"/>
          <w:color w:val="000000" w:themeColor="text1"/>
        </w:rPr>
        <w:t>稳压芯片</w:t>
      </w:r>
    </w:p>
    <w:p w14:paraId="50CCAAA5" w14:textId="2E811A04" w:rsidR="00E653E1" w:rsidRPr="00E653E1" w:rsidRDefault="00E653E1" w:rsidP="00E653E1">
      <w:pPr>
        <w:pStyle w:val="a9"/>
        <w:ind w:left="440" w:firstLineChars="100" w:firstLine="160"/>
        <w:jc w:val="left"/>
        <w:rPr>
          <w:rFonts w:eastAsiaTheme="minorEastAsia" w:hint="eastAsia"/>
          <w:color w:val="000000" w:themeColor="text1"/>
        </w:rPr>
      </w:pPr>
      <w:r w:rsidRPr="00E653E1">
        <w:rPr>
          <w:rFonts w:eastAsiaTheme="minorEastAsia" w:hint="eastAsia"/>
          <w:color w:val="FFFFFF" w:themeColor="background1"/>
        </w:rPr>
        <w:t>.</w:t>
      </w:r>
      <w:r w:rsidRPr="00E653E1">
        <w:rPr>
          <w:rFonts w:eastAsiaTheme="minorEastAsia"/>
          <w:color w:val="000000" w:themeColor="text1"/>
        </w:rPr>
        <w:t>前后</w:t>
      </w:r>
      <w:r w:rsidRPr="00E653E1">
        <w:rPr>
          <w:rFonts w:eastAsiaTheme="minorEastAsia" w:hint="eastAsia"/>
          <w:color w:val="000000" w:themeColor="text1"/>
        </w:rPr>
        <w:t xml:space="preserve">) </w:t>
      </w:r>
      <w:r w:rsidRPr="00E653E1">
        <w:rPr>
          <w:rFonts w:eastAsiaTheme="minorEastAsia"/>
          <w:color w:val="000000" w:themeColor="text1"/>
        </w:rPr>
        <w:t>放置大容量电解电容</w:t>
      </w:r>
      <w:r w:rsidRPr="00E653E1">
        <w:rPr>
          <w:rFonts w:eastAsiaTheme="minorEastAsia" w:hint="eastAsia"/>
          <w:color w:val="000000" w:themeColor="text1"/>
        </w:rPr>
        <w:t xml:space="preserve">, </w:t>
      </w:r>
      <w:r w:rsidRPr="00E653E1">
        <w:rPr>
          <w:rFonts w:eastAsiaTheme="minorEastAsia"/>
          <w:color w:val="000000" w:themeColor="text1"/>
        </w:rPr>
        <w:t>用于滤除低频纹波</w:t>
      </w:r>
      <w:r w:rsidRPr="00E653E1">
        <w:rPr>
          <w:rFonts w:eastAsiaTheme="minorEastAsia" w:hint="eastAsia"/>
          <w:color w:val="000000" w:themeColor="text1"/>
        </w:rPr>
        <w:t xml:space="preserve">, </w:t>
      </w:r>
      <w:r w:rsidRPr="00E653E1">
        <w:rPr>
          <w:rFonts w:eastAsiaTheme="minorEastAsia"/>
          <w:color w:val="000000" w:themeColor="text1"/>
        </w:rPr>
        <w:t>平滑电压。</w:t>
      </w:r>
    </w:p>
    <w:p w14:paraId="15A8648E" w14:textId="77777777" w:rsidR="00E653E1" w:rsidRDefault="00E653E1" w:rsidP="00E653E1">
      <w:pPr>
        <w:pStyle w:val="a9"/>
        <w:numPr>
          <w:ilvl w:val="0"/>
          <w:numId w:val="1"/>
        </w:numPr>
        <w:jc w:val="left"/>
        <w:rPr>
          <w:rFonts w:eastAsiaTheme="minorEastAsia" w:hint="eastAsia"/>
          <w:color w:val="000000" w:themeColor="text1"/>
        </w:rPr>
      </w:pPr>
      <w:r w:rsidRPr="00E653E1">
        <w:rPr>
          <w:rFonts w:eastAsiaTheme="minorEastAsia"/>
          <w:color w:val="000000" w:themeColor="text1"/>
        </w:rPr>
        <w:t>能量储备</w:t>
      </w:r>
      <w:r w:rsidRPr="00E653E1">
        <w:rPr>
          <w:rFonts w:eastAsiaTheme="minorEastAsia" w:hint="eastAsia"/>
          <w:color w:val="000000" w:themeColor="text1"/>
        </w:rPr>
        <w:t xml:space="preserve">: </w:t>
      </w:r>
      <w:r w:rsidRPr="00E653E1">
        <w:rPr>
          <w:rFonts w:eastAsiaTheme="minorEastAsia"/>
          <w:color w:val="000000" w:themeColor="text1"/>
        </w:rPr>
        <w:t>当单片机或外设突然消耗大电流</w:t>
      </w:r>
      <w:r w:rsidRPr="00E653E1">
        <w:rPr>
          <w:rFonts w:eastAsiaTheme="minorEastAsia" w:hint="eastAsia"/>
          <w:color w:val="000000" w:themeColor="text1"/>
        </w:rPr>
        <w:t xml:space="preserve"> (</w:t>
      </w:r>
      <w:r w:rsidRPr="00E653E1">
        <w:rPr>
          <w:rFonts w:eastAsiaTheme="minorEastAsia"/>
          <w:color w:val="000000" w:themeColor="text1"/>
        </w:rPr>
        <w:t>如驱动电机</w:t>
      </w:r>
      <w:r w:rsidRPr="00E653E1">
        <w:rPr>
          <w:rFonts w:eastAsiaTheme="minorEastAsia" w:hint="eastAsia"/>
          <w:color w:val="000000" w:themeColor="text1"/>
        </w:rPr>
        <w:t xml:space="preserve">, </w:t>
      </w:r>
      <w:r w:rsidRPr="00E653E1">
        <w:rPr>
          <w:rFonts w:eastAsiaTheme="minorEastAsia"/>
          <w:color w:val="000000" w:themeColor="text1"/>
        </w:rPr>
        <w:t>蜂</w:t>
      </w:r>
      <w:r>
        <w:rPr>
          <w:rFonts w:eastAsiaTheme="minorEastAsia" w:hint="eastAsia"/>
          <w:color w:val="000000" w:themeColor="text1"/>
        </w:rPr>
        <w:t xml:space="preserve">  </w:t>
      </w:r>
    </w:p>
    <w:p w14:paraId="56BB6F8E" w14:textId="70168D15" w:rsidR="00E653E1" w:rsidRPr="00E653E1" w:rsidRDefault="00E653E1" w:rsidP="00E653E1">
      <w:pPr>
        <w:pStyle w:val="a9"/>
        <w:ind w:left="440" w:firstLineChars="100" w:firstLine="160"/>
        <w:jc w:val="left"/>
        <w:rPr>
          <w:rFonts w:eastAsiaTheme="minorEastAsia" w:hint="eastAsia"/>
          <w:color w:val="000000" w:themeColor="text1"/>
        </w:rPr>
      </w:pPr>
      <w:r w:rsidRPr="00E653E1">
        <w:rPr>
          <w:rFonts w:eastAsiaTheme="minorEastAsia" w:hint="eastAsia"/>
          <w:color w:val="FFFFFF" w:themeColor="background1"/>
        </w:rPr>
        <w:t>.</w:t>
      </w:r>
      <w:r w:rsidRPr="00E653E1">
        <w:rPr>
          <w:rFonts w:eastAsiaTheme="minorEastAsia"/>
          <w:color w:val="000000" w:themeColor="text1"/>
        </w:rPr>
        <w:t>鸣器时</w:t>
      </w:r>
      <w:r w:rsidRPr="00E653E1">
        <w:rPr>
          <w:rFonts w:eastAsiaTheme="minorEastAsia" w:hint="eastAsia"/>
          <w:color w:val="000000" w:themeColor="text1"/>
        </w:rPr>
        <w:t xml:space="preserve">) </w:t>
      </w:r>
      <w:r w:rsidRPr="00E653E1">
        <w:rPr>
          <w:rFonts w:eastAsiaTheme="minorEastAsia"/>
          <w:color w:val="000000" w:themeColor="text1"/>
        </w:rPr>
        <w:t>电解电容能暂时供能</w:t>
      </w:r>
      <w:r w:rsidRPr="00E653E1">
        <w:rPr>
          <w:rFonts w:eastAsiaTheme="minorEastAsia" w:hint="eastAsia"/>
          <w:color w:val="000000" w:themeColor="text1"/>
        </w:rPr>
        <w:t xml:space="preserve">, </w:t>
      </w:r>
      <w:r w:rsidRPr="00E653E1">
        <w:rPr>
          <w:rFonts w:eastAsiaTheme="minorEastAsia"/>
          <w:color w:val="000000" w:themeColor="text1"/>
        </w:rPr>
        <w:t>避免电源电压下跌。</w:t>
      </w:r>
    </w:p>
    <w:p w14:paraId="3B689CAB" w14:textId="6FB37ED6" w:rsidR="006B63BC" w:rsidRPr="006B63BC" w:rsidRDefault="006B63BC" w:rsidP="006B63BC">
      <w:pPr>
        <w:jc w:val="left"/>
        <w:rPr>
          <w:rFonts w:eastAsiaTheme="minorEastAsia" w:hint="eastAsia"/>
        </w:rPr>
      </w:pPr>
    </w:p>
    <w:p w14:paraId="73360E19" w14:textId="0227F175" w:rsidR="00E653E1" w:rsidRDefault="006B63BC" w:rsidP="002D471B">
      <w:pPr>
        <w:rPr>
          <w:rFonts w:eastAsiaTheme="minorEastAsia" w:hint="eastAsia"/>
          <w:b/>
          <w:bCs/>
          <w:color w:val="FF0000"/>
        </w:rPr>
      </w:pPr>
      <w:r w:rsidRPr="006B63BC">
        <w:rPr>
          <w:rFonts w:eastAsiaTheme="minorEastAsia" w:hint="eastAsia"/>
          <w:b/>
          <w:bCs/>
          <w:color w:val="000000" w:themeColor="text1"/>
        </w:rPr>
        <w:t>陶瓷电容</w:t>
      </w:r>
      <w:r w:rsidR="000D240E">
        <w:rPr>
          <w:rFonts w:eastAsiaTheme="minorEastAsia" w:hint="eastAsia"/>
          <w:b/>
          <w:bCs/>
          <w:color w:val="000000" w:themeColor="text1"/>
        </w:rPr>
        <w:t>:</w:t>
      </w:r>
      <w:r w:rsidR="000D240E">
        <w:rPr>
          <w:rFonts w:eastAsiaTheme="minorEastAsia" w:hint="eastAsia"/>
          <w:b/>
          <w:bCs/>
          <w:color w:val="FF0000"/>
        </w:rPr>
        <w:t xml:space="preserve"> </w:t>
      </w:r>
      <w:r w:rsidR="00E653E1" w:rsidRPr="00E653E1">
        <w:rPr>
          <w:rFonts w:eastAsiaTheme="minorEastAsia"/>
          <w:b/>
          <w:bCs/>
          <w:color w:val="FF0000"/>
        </w:rPr>
        <w:t>容值</w:t>
      </w:r>
      <w:r w:rsidR="00E653E1">
        <w:rPr>
          <w:rFonts w:eastAsiaTheme="minorEastAsia" w:hint="eastAsia"/>
          <w:b/>
          <w:bCs/>
          <w:color w:val="FF0000"/>
        </w:rPr>
        <w:t>小</w:t>
      </w:r>
      <w:r w:rsidR="000D240E">
        <w:rPr>
          <w:rFonts w:eastAsiaTheme="minorEastAsia" w:hint="eastAsia"/>
          <w:b/>
          <w:bCs/>
          <w:color w:val="FF0000"/>
        </w:rPr>
        <w:t xml:space="preserve">, </w:t>
      </w:r>
      <w:r w:rsidR="00E653E1">
        <w:rPr>
          <w:rFonts w:eastAsiaTheme="minorEastAsia" w:hint="eastAsia"/>
          <w:b/>
          <w:bCs/>
          <w:color w:val="FF0000"/>
        </w:rPr>
        <w:t>无极性</w:t>
      </w:r>
      <w:r w:rsidR="000D240E">
        <w:rPr>
          <w:rFonts w:eastAsiaTheme="minorEastAsia" w:hint="eastAsia"/>
          <w:b/>
          <w:bCs/>
          <w:color w:val="FF0000"/>
        </w:rPr>
        <w:t xml:space="preserve">, </w:t>
      </w:r>
      <w:r w:rsidR="000D240E" w:rsidRPr="000D240E">
        <w:rPr>
          <w:rFonts w:eastAsiaTheme="minorEastAsia"/>
          <w:b/>
          <w:bCs/>
          <w:color w:val="FF0000"/>
        </w:rPr>
        <w:t>抗高频</w:t>
      </w:r>
      <w:r w:rsidR="000D240E">
        <w:rPr>
          <w:rFonts w:eastAsiaTheme="minorEastAsia" w:hint="eastAsia"/>
          <w:b/>
          <w:bCs/>
          <w:color w:val="FF0000"/>
        </w:rPr>
        <w:t xml:space="preserve">, </w:t>
      </w:r>
      <w:r w:rsidR="000D240E" w:rsidRPr="000D240E">
        <w:rPr>
          <w:rFonts w:eastAsiaTheme="minorEastAsia"/>
          <w:b/>
          <w:bCs/>
          <w:color w:val="FF0000"/>
        </w:rPr>
        <w:t>去</w:t>
      </w:r>
      <w:r w:rsidR="000D240E">
        <w:rPr>
          <w:rFonts w:eastAsiaTheme="minorEastAsia" w:hint="eastAsia"/>
          <w:b/>
          <w:bCs/>
          <w:color w:val="FF0000"/>
        </w:rPr>
        <w:t>耦合</w:t>
      </w:r>
    </w:p>
    <w:p w14:paraId="2CA9ED58" w14:textId="3E90CE06" w:rsidR="00E653E1" w:rsidRDefault="00E653E1" w:rsidP="00E653E1">
      <w:pPr>
        <w:pStyle w:val="a9"/>
        <w:numPr>
          <w:ilvl w:val="0"/>
          <w:numId w:val="2"/>
        </w:numPr>
        <w:rPr>
          <w:rFonts w:eastAsiaTheme="minorEastAsia" w:hint="eastAsia"/>
          <w:color w:val="000000" w:themeColor="text1"/>
        </w:rPr>
      </w:pPr>
      <w:r w:rsidRPr="00E653E1">
        <w:rPr>
          <w:rFonts w:eastAsiaTheme="minorEastAsia"/>
          <w:color w:val="000000" w:themeColor="text1"/>
        </w:rPr>
        <w:t>去耦/滤波</w:t>
      </w:r>
      <w:r w:rsidRPr="00E653E1">
        <w:rPr>
          <w:rFonts w:eastAsiaTheme="minorEastAsia" w:hint="eastAsia"/>
          <w:color w:val="000000" w:themeColor="text1"/>
        </w:rPr>
        <w:t xml:space="preserve">: </w:t>
      </w:r>
      <w:r w:rsidR="00E12AF0" w:rsidRPr="00E653E1">
        <w:rPr>
          <w:rFonts w:eastAsiaTheme="minorEastAsia"/>
          <w:color w:val="000000" w:themeColor="text1"/>
        </w:rPr>
        <w:t>单片机的</w:t>
      </w:r>
      <w:r w:rsidR="00E12AF0" w:rsidRPr="00E653E1">
        <w:rPr>
          <w:rFonts w:eastAsiaTheme="minorEastAsia" w:hint="eastAsia"/>
          <w:color w:val="000000" w:themeColor="text1"/>
        </w:rPr>
        <w:t>每个</w:t>
      </w:r>
      <w:r w:rsidR="00E12AF0" w:rsidRPr="00E653E1">
        <w:rPr>
          <w:rFonts w:eastAsiaTheme="minorEastAsia"/>
          <w:color w:val="000000" w:themeColor="text1"/>
        </w:rPr>
        <w:t xml:space="preserve">VCC引脚旁边通常会放一个0.1μF </w:t>
      </w:r>
    </w:p>
    <w:p w14:paraId="37E755F6" w14:textId="1E01B5CB" w:rsidR="00E653E1" w:rsidRPr="00E653E1" w:rsidRDefault="00E653E1" w:rsidP="00E653E1">
      <w:pPr>
        <w:pStyle w:val="a9"/>
        <w:ind w:left="440" w:firstLineChars="100" w:firstLine="160"/>
        <w:rPr>
          <w:rFonts w:eastAsiaTheme="minorEastAsia" w:hint="eastAsia"/>
          <w:color w:val="000000" w:themeColor="text1"/>
        </w:rPr>
      </w:pPr>
      <w:r w:rsidRPr="00E653E1">
        <w:rPr>
          <w:rFonts w:eastAsiaTheme="minorEastAsia" w:hint="eastAsia"/>
          <w:color w:val="FFFFFF" w:themeColor="background1"/>
        </w:rPr>
        <w:t>.</w:t>
      </w:r>
      <w:r w:rsidR="00E12AF0" w:rsidRPr="00E653E1">
        <w:rPr>
          <w:rFonts w:eastAsiaTheme="minorEastAsia"/>
          <w:color w:val="000000" w:themeColor="text1"/>
        </w:rPr>
        <w:t>陶瓷电容</w:t>
      </w:r>
      <w:r>
        <w:rPr>
          <w:rFonts w:eastAsiaTheme="minorEastAsia" w:hint="eastAsia"/>
          <w:color w:val="000000" w:themeColor="text1"/>
        </w:rPr>
        <w:t xml:space="preserve">, </w:t>
      </w:r>
      <w:r w:rsidR="00E12AF0" w:rsidRPr="00E653E1">
        <w:rPr>
          <w:rFonts w:eastAsiaTheme="minorEastAsia"/>
          <w:color w:val="000000" w:themeColor="text1"/>
        </w:rPr>
        <w:t>用于吸收高频干扰和尖峰电流。</w:t>
      </w:r>
    </w:p>
    <w:p w14:paraId="784EE84D" w14:textId="0632BFBF" w:rsidR="00E653E1" w:rsidRPr="00E653E1" w:rsidRDefault="00E653E1" w:rsidP="00E653E1">
      <w:pPr>
        <w:pStyle w:val="a9"/>
        <w:numPr>
          <w:ilvl w:val="0"/>
          <w:numId w:val="2"/>
        </w:numPr>
        <w:rPr>
          <w:rFonts w:eastAsiaTheme="minorEastAsia" w:hint="eastAsia"/>
          <w:color w:val="000000" w:themeColor="text1"/>
        </w:rPr>
      </w:pPr>
      <w:r w:rsidRPr="00E653E1">
        <w:rPr>
          <w:rFonts w:eastAsiaTheme="minorEastAsia" w:hint="eastAsia"/>
          <w:color w:val="000000" w:themeColor="text1"/>
        </w:rPr>
        <w:t>高</w:t>
      </w:r>
      <w:r w:rsidR="00E12AF0" w:rsidRPr="00E653E1">
        <w:rPr>
          <w:rFonts w:eastAsiaTheme="minorEastAsia"/>
          <w:color w:val="000000" w:themeColor="text1"/>
        </w:rPr>
        <w:t>速信号旁路</w:t>
      </w:r>
      <w:r w:rsidR="00E12AF0" w:rsidRPr="00E653E1">
        <w:rPr>
          <w:rFonts w:eastAsiaTheme="minorEastAsia" w:hint="eastAsia"/>
          <w:color w:val="000000" w:themeColor="text1"/>
        </w:rPr>
        <w:t xml:space="preserve">: </w:t>
      </w:r>
      <w:r w:rsidR="00E12AF0" w:rsidRPr="00E653E1">
        <w:rPr>
          <w:rFonts w:eastAsiaTheme="minorEastAsia"/>
          <w:color w:val="000000" w:themeColor="text1"/>
        </w:rPr>
        <w:t>时钟电路</w:t>
      </w:r>
      <w:r w:rsidR="00E12AF0" w:rsidRPr="00E653E1">
        <w:rPr>
          <w:rFonts w:eastAsiaTheme="minorEastAsia" w:hint="eastAsia"/>
          <w:color w:val="000000" w:themeColor="text1"/>
        </w:rPr>
        <w:t xml:space="preserve">, </w:t>
      </w:r>
      <w:r w:rsidR="00E12AF0" w:rsidRPr="00E653E1">
        <w:rPr>
          <w:rFonts w:eastAsiaTheme="minorEastAsia"/>
          <w:color w:val="000000" w:themeColor="text1"/>
        </w:rPr>
        <w:t>晶振电源脚</w:t>
      </w:r>
      <w:r w:rsidR="00E12AF0" w:rsidRPr="00E653E1">
        <w:rPr>
          <w:rFonts w:eastAsiaTheme="minorEastAsia" w:hint="eastAsia"/>
          <w:color w:val="000000" w:themeColor="text1"/>
        </w:rPr>
        <w:t xml:space="preserve">, </w:t>
      </w:r>
      <w:r w:rsidR="00E12AF0" w:rsidRPr="00E653E1">
        <w:rPr>
          <w:rFonts w:eastAsiaTheme="minorEastAsia"/>
          <w:color w:val="000000" w:themeColor="text1"/>
        </w:rPr>
        <w:t>通信接口芯片附近</w:t>
      </w:r>
      <w:r w:rsidR="00E12AF0" w:rsidRPr="00E653E1">
        <w:rPr>
          <w:rFonts w:eastAsiaTheme="minorEastAsia" w:hint="eastAsia"/>
          <w:color w:val="000000" w:themeColor="text1"/>
        </w:rPr>
        <w:t>。</w:t>
      </w:r>
    </w:p>
    <w:p w14:paraId="7505A17A" w14:textId="77777777" w:rsidR="00E653E1" w:rsidRDefault="00E653E1" w:rsidP="00E653E1">
      <w:pPr>
        <w:ind w:firstLineChars="100" w:firstLine="160"/>
        <w:jc w:val="left"/>
        <w:rPr>
          <w:rFonts w:eastAsiaTheme="minorEastAsia" w:hint="eastAsia"/>
          <w:b/>
          <w:bCs/>
        </w:rPr>
      </w:pPr>
    </w:p>
    <w:p w14:paraId="2BE85152" w14:textId="77777777" w:rsidR="0075790D" w:rsidRPr="000D11BD" w:rsidRDefault="007757AD" w:rsidP="00E653E1">
      <w:pPr>
        <w:jc w:val="left"/>
        <w:rPr>
          <w:rFonts w:eastAsiaTheme="minorEastAsia" w:hint="eastAsia"/>
          <w:b/>
          <w:bCs/>
          <w:color w:val="0070C0"/>
        </w:rPr>
      </w:pPr>
      <w:r w:rsidRPr="000D11BD">
        <w:rPr>
          <w:rFonts w:eastAsiaTheme="minorEastAsia" w:hint="eastAsia"/>
          <w:b/>
          <w:bCs/>
          <w:color w:val="0070C0"/>
        </w:rPr>
        <w:t>两者一般</w:t>
      </w:r>
      <w:r w:rsidR="00E653E1" w:rsidRPr="000D11BD">
        <w:rPr>
          <w:rFonts w:eastAsiaTheme="minorEastAsia"/>
          <w:b/>
          <w:bCs/>
          <w:color w:val="0070C0"/>
        </w:rPr>
        <w:t xml:space="preserve">并联, </w:t>
      </w:r>
      <w:r w:rsidRPr="000D11BD">
        <w:rPr>
          <w:rFonts w:eastAsiaTheme="minorEastAsia"/>
          <w:b/>
          <w:bCs/>
          <w:color w:val="0070C0"/>
        </w:rPr>
        <w:t>宽带滤波</w:t>
      </w:r>
      <w:r w:rsidRPr="000D11BD">
        <w:rPr>
          <w:rFonts w:eastAsiaTheme="minorEastAsia" w:hint="eastAsia"/>
          <w:b/>
          <w:bCs/>
          <w:color w:val="0070C0"/>
        </w:rPr>
        <w:t xml:space="preserve">, </w:t>
      </w:r>
      <w:r w:rsidRPr="000D11BD">
        <w:rPr>
          <w:rFonts w:eastAsiaTheme="minorEastAsia"/>
          <w:b/>
          <w:bCs/>
          <w:color w:val="0070C0"/>
        </w:rPr>
        <w:t>既能压低频</w:t>
      </w:r>
      <w:r w:rsidRPr="000D11BD">
        <w:rPr>
          <w:rFonts w:eastAsiaTheme="minorEastAsia" w:hint="eastAsia"/>
          <w:b/>
          <w:bCs/>
          <w:color w:val="0070C0"/>
        </w:rPr>
        <w:t xml:space="preserve">, </w:t>
      </w:r>
      <w:r w:rsidRPr="000D11BD">
        <w:rPr>
          <w:rFonts w:eastAsiaTheme="minorEastAsia"/>
          <w:b/>
          <w:bCs/>
          <w:color w:val="0070C0"/>
        </w:rPr>
        <w:t>又能滤高频</w:t>
      </w:r>
      <w:r w:rsidR="00E653E1" w:rsidRPr="000D11BD">
        <w:rPr>
          <w:rFonts w:eastAsiaTheme="minorEastAsia"/>
          <w:b/>
          <w:bCs/>
          <w:color w:val="0070C0"/>
        </w:rPr>
        <w:t>。C1和C2都是滤波电容必须尽可能靠近芯片引脚布局 (尤其是GND) 缩短电流环路从而降低寄生电感。</w:t>
      </w:r>
    </w:p>
    <w:p w14:paraId="43792BCA" w14:textId="354F7EA7" w:rsidR="00E653E1" w:rsidRPr="000D11BD" w:rsidRDefault="0075790D" w:rsidP="00E653E1">
      <w:pPr>
        <w:jc w:val="left"/>
        <w:rPr>
          <w:rFonts w:eastAsiaTheme="minorEastAsia" w:hint="eastAsia"/>
          <w:b/>
          <w:bCs/>
          <w:color w:val="0070C0"/>
        </w:rPr>
      </w:pPr>
      <w:r w:rsidRPr="000D11BD">
        <w:rPr>
          <w:rFonts w:eastAsiaTheme="minorEastAsia" w:hint="eastAsia"/>
          <w:b/>
          <w:bCs/>
          <w:color w:val="0070C0"/>
        </w:rPr>
        <w:t xml:space="preserve">Note: </w:t>
      </w:r>
      <w:r w:rsidRPr="000D11BD">
        <w:rPr>
          <w:rFonts w:eastAsiaTheme="minorEastAsia"/>
          <w:b/>
          <w:bCs/>
          <w:color w:val="0070C0"/>
        </w:rPr>
        <w:t>电解电容不能代替去耦电容</w:t>
      </w:r>
      <w:r w:rsidRPr="000D11BD">
        <w:rPr>
          <w:rFonts w:eastAsiaTheme="minorEastAsia" w:hint="eastAsia"/>
          <w:b/>
          <w:bCs/>
          <w:color w:val="0070C0"/>
        </w:rPr>
        <w:t>因为</w:t>
      </w:r>
      <w:r w:rsidRPr="000D11BD">
        <w:rPr>
          <w:rFonts w:eastAsiaTheme="minorEastAsia"/>
          <w:b/>
          <w:bCs/>
          <w:color w:val="0070C0"/>
        </w:rPr>
        <w:t>响应速度慢</w:t>
      </w:r>
      <w:r w:rsidRPr="000D11BD">
        <w:rPr>
          <w:rFonts w:eastAsiaTheme="minorEastAsia" w:hint="eastAsia"/>
          <w:b/>
          <w:bCs/>
          <w:color w:val="0070C0"/>
        </w:rPr>
        <w:t>。陶瓷电容</w:t>
      </w:r>
      <w:r w:rsidRPr="000D11BD">
        <w:rPr>
          <w:rFonts w:eastAsiaTheme="minorEastAsia"/>
          <w:b/>
          <w:bCs/>
          <w:color w:val="0070C0"/>
        </w:rPr>
        <w:t>必须就近放在芯片电源引脚旁边</w:t>
      </w:r>
      <w:r w:rsidR="005F3F43" w:rsidRPr="000D11BD">
        <w:rPr>
          <w:rFonts w:eastAsiaTheme="minorEastAsia" w:hint="eastAsia"/>
          <w:b/>
          <w:bCs/>
          <w:color w:val="0070C0"/>
        </w:rPr>
        <w:t>。</w:t>
      </w:r>
    </w:p>
    <w:p w14:paraId="4700AB7D" w14:textId="281071C2" w:rsidR="007757AD" w:rsidRPr="00532157" w:rsidRDefault="007757AD" w:rsidP="00532157">
      <w:pPr>
        <w:spacing w:line="276" w:lineRule="auto"/>
        <w:rPr>
          <w:rFonts w:eastAsiaTheme="minorEastAsia" w:hint="eastAsia"/>
          <w:b/>
          <w:bCs/>
        </w:rPr>
      </w:pPr>
      <w:r w:rsidRPr="00532157">
        <w:rPr>
          <w:rFonts w:eastAsiaTheme="minorEastAsia"/>
          <w:b/>
          <w:bCs/>
        </w:rPr>
        <w:t>STC89C52或STM32最小系统板</w:t>
      </w:r>
      <w:r w:rsidR="00532157">
        <w:rPr>
          <w:rFonts w:eastAsiaTheme="minorEastAsia" w:hint="eastAsia"/>
          <w:b/>
          <w:bCs/>
        </w:rPr>
        <w:t>:</w:t>
      </w:r>
    </w:p>
    <w:p w14:paraId="1FF89869" w14:textId="7271C9B8" w:rsidR="007757AD" w:rsidRPr="007757AD" w:rsidRDefault="007757AD" w:rsidP="007757AD">
      <w:pPr>
        <w:pStyle w:val="a9"/>
        <w:numPr>
          <w:ilvl w:val="0"/>
          <w:numId w:val="2"/>
        </w:numPr>
        <w:ind w:hanging="156"/>
        <w:rPr>
          <w:rFonts w:eastAsiaTheme="minorEastAsia" w:hint="eastAsia"/>
        </w:rPr>
      </w:pPr>
      <w:r w:rsidRPr="007757AD">
        <w:rPr>
          <w:rFonts w:eastAsiaTheme="minorEastAsia"/>
        </w:rPr>
        <w:t>电源输入</w:t>
      </w:r>
      <w:r w:rsidRPr="007757AD">
        <w:rPr>
          <w:rFonts w:eastAsiaTheme="minorEastAsia" w:hint="eastAsia"/>
        </w:rPr>
        <w:t xml:space="preserve">: </w:t>
      </w:r>
      <w:r w:rsidRPr="007757AD">
        <w:rPr>
          <w:rFonts w:eastAsiaTheme="minorEastAsia"/>
        </w:rPr>
        <w:t>47μF 电解电容+0.1μF 陶瓷电容</w:t>
      </w:r>
      <w:r w:rsidR="00532157">
        <w:rPr>
          <w:rFonts w:eastAsiaTheme="minorEastAsia" w:hint="eastAsia"/>
        </w:rPr>
        <w:t xml:space="preserve"> (</w:t>
      </w:r>
      <w:r w:rsidRPr="007757AD">
        <w:rPr>
          <w:rFonts w:eastAsiaTheme="minorEastAsia"/>
        </w:rPr>
        <w:t>在电源插口处</w:t>
      </w:r>
      <w:r w:rsidR="00532157">
        <w:rPr>
          <w:rFonts w:eastAsiaTheme="minorEastAsia" w:hint="eastAsia"/>
        </w:rPr>
        <w:t>)</w:t>
      </w:r>
    </w:p>
    <w:p w14:paraId="29848C1D" w14:textId="13D792C7" w:rsidR="007757AD" w:rsidRPr="00532157" w:rsidRDefault="007757AD" w:rsidP="00532157">
      <w:pPr>
        <w:pStyle w:val="a9"/>
        <w:numPr>
          <w:ilvl w:val="0"/>
          <w:numId w:val="2"/>
        </w:numPr>
        <w:ind w:hanging="156"/>
        <w:rPr>
          <w:rFonts w:eastAsiaTheme="minorEastAsia" w:hint="eastAsia"/>
        </w:rPr>
      </w:pPr>
      <w:r w:rsidRPr="007757AD">
        <w:rPr>
          <w:rFonts w:eastAsiaTheme="minorEastAsia"/>
        </w:rPr>
        <w:t>稳压芯片</w:t>
      </w:r>
      <w:r w:rsidRPr="007757AD">
        <w:rPr>
          <w:rFonts w:eastAsiaTheme="minorEastAsia" w:hint="eastAsia"/>
        </w:rPr>
        <w:t>(</w:t>
      </w:r>
      <w:r w:rsidRPr="007757AD">
        <w:rPr>
          <w:rFonts w:eastAsiaTheme="minorEastAsia"/>
        </w:rPr>
        <w:t>如AMS1117-5.0/3.3</w:t>
      </w:r>
      <w:r w:rsidRPr="007757AD">
        <w:rPr>
          <w:rFonts w:eastAsiaTheme="minorEastAsia" w:hint="eastAsia"/>
        </w:rPr>
        <w:t xml:space="preserve">): </w:t>
      </w:r>
      <w:r w:rsidRPr="007757AD">
        <w:rPr>
          <w:rFonts w:eastAsiaTheme="minorEastAsia"/>
        </w:rPr>
        <w:t>输入端10μF电解+0.1μF陶瓷</w:t>
      </w:r>
      <w:r w:rsidR="00532157">
        <w:rPr>
          <w:rFonts w:eastAsiaTheme="minorEastAsia" w:hint="eastAsia"/>
        </w:rPr>
        <w:t xml:space="preserve">; </w:t>
      </w:r>
      <w:r w:rsidRPr="00532157">
        <w:rPr>
          <w:rFonts w:eastAsiaTheme="minorEastAsia"/>
        </w:rPr>
        <w:t>输出端</w:t>
      </w:r>
      <w:r w:rsidRPr="00532157">
        <w:rPr>
          <w:rFonts w:eastAsiaTheme="minorEastAsia" w:hint="eastAsia"/>
        </w:rPr>
        <w:t xml:space="preserve">: </w:t>
      </w:r>
      <w:r w:rsidRPr="00532157">
        <w:rPr>
          <w:rFonts w:eastAsiaTheme="minorEastAsia"/>
        </w:rPr>
        <w:t>22μF电解+0.1μF陶瓷</w:t>
      </w:r>
    </w:p>
    <w:p w14:paraId="18198C62" w14:textId="7DAB75A3" w:rsidR="007757AD" w:rsidRPr="007757AD" w:rsidRDefault="007757AD" w:rsidP="007757AD">
      <w:pPr>
        <w:pStyle w:val="a9"/>
        <w:numPr>
          <w:ilvl w:val="0"/>
          <w:numId w:val="2"/>
        </w:numPr>
        <w:ind w:hanging="156"/>
        <w:rPr>
          <w:rFonts w:eastAsiaTheme="minorEastAsia" w:hint="eastAsia"/>
        </w:rPr>
      </w:pPr>
      <w:r w:rsidRPr="007757AD">
        <w:rPr>
          <w:rFonts w:eastAsiaTheme="minorEastAsia"/>
        </w:rPr>
        <w:t>单片机 VCC/GND</w:t>
      </w:r>
      <w:r w:rsidRPr="007757AD">
        <w:rPr>
          <w:rFonts w:eastAsiaTheme="minorEastAsia" w:hint="eastAsia"/>
        </w:rPr>
        <w:t xml:space="preserve">: </w:t>
      </w:r>
      <w:r w:rsidRPr="007757AD">
        <w:rPr>
          <w:rFonts w:eastAsiaTheme="minorEastAsia"/>
        </w:rPr>
        <w:t>每个电源脚放0.1μF陶瓷贴片</w:t>
      </w:r>
      <w:r w:rsidRPr="007757AD">
        <w:rPr>
          <w:rFonts w:eastAsiaTheme="minorEastAsia" w:hint="eastAsia"/>
        </w:rPr>
        <w:t xml:space="preserve"> (</w:t>
      </w:r>
      <w:r w:rsidRPr="007757AD">
        <w:rPr>
          <w:rFonts w:eastAsiaTheme="minorEastAsia"/>
        </w:rPr>
        <w:t>靠近芯片</w:t>
      </w:r>
      <w:r w:rsidRPr="007757AD">
        <w:rPr>
          <w:rFonts w:eastAsiaTheme="minorEastAsia" w:hint="eastAsia"/>
        </w:rPr>
        <w:t>)</w:t>
      </w:r>
    </w:p>
    <w:p w14:paraId="38F4E450" w14:textId="4FD03355" w:rsidR="001F2CC4" w:rsidRPr="007757AD" w:rsidRDefault="007757AD" w:rsidP="007757AD">
      <w:pPr>
        <w:pStyle w:val="a9"/>
        <w:numPr>
          <w:ilvl w:val="0"/>
          <w:numId w:val="2"/>
        </w:numPr>
        <w:ind w:hanging="156"/>
        <w:rPr>
          <w:rFonts w:eastAsiaTheme="minorEastAsia" w:hint="eastAsia"/>
        </w:rPr>
      </w:pPr>
      <w:r w:rsidRPr="007757AD">
        <w:rPr>
          <w:rFonts w:eastAsiaTheme="minorEastAsia"/>
        </w:rPr>
        <w:t>晶振</w:t>
      </w:r>
      <w:r w:rsidRPr="007757AD">
        <w:rPr>
          <w:rFonts w:eastAsiaTheme="minorEastAsia" w:hint="eastAsia"/>
        </w:rPr>
        <w:t xml:space="preserve">: </w:t>
      </w:r>
      <w:r w:rsidRPr="007757AD">
        <w:rPr>
          <w:rFonts w:eastAsiaTheme="minorEastAsia"/>
        </w:rPr>
        <w:t>12MHz晶振+两个22pF陶瓷电容</w:t>
      </w:r>
    </w:p>
    <w:p w14:paraId="20E82EA6" w14:textId="27FD8797" w:rsidR="002D471B" w:rsidRPr="00E653E1" w:rsidRDefault="002D471B" w:rsidP="002D471B">
      <w:pPr>
        <w:rPr>
          <w:rFonts w:eastAsiaTheme="minorEastAsia" w:hint="eastAsia"/>
        </w:rPr>
      </w:pPr>
    </w:p>
    <w:p w14:paraId="42DC39DE" w14:textId="7EDC7C7C" w:rsidR="001F2CC4" w:rsidRDefault="00EC5166" w:rsidP="00AC3463">
      <w:pPr>
        <w:spacing w:line="240" w:lineRule="auto"/>
        <w:rPr>
          <w:rFonts w:eastAsiaTheme="minorEastAsia" w:hint="eastAsia"/>
        </w:rPr>
      </w:pPr>
      <w:r>
        <w:rPr>
          <w:rFonts w:eastAsiaTheme="minorEastAsia" w:hint="eastAsia"/>
        </w:rPr>
        <w:t>单片机的电源一般是</w:t>
      </w:r>
      <w:r w:rsidR="00AC3463">
        <w:rPr>
          <w:rFonts w:eastAsiaTheme="minorEastAsia" w:hint="eastAsia"/>
        </w:rPr>
        <w:t>用</w:t>
      </w:r>
      <w:r>
        <w:rPr>
          <w:rFonts w:eastAsiaTheme="minorEastAsia" w:hint="eastAsia"/>
        </w:rPr>
        <w:t>稳压芯片来获得所需的电压, 电流要足够</w:t>
      </w:r>
      <w:r w:rsidR="00AC3463">
        <w:rPr>
          <w:rFonts w:eastAsiaTheme="minorEastAsia" w:hint="eastAsia"/>
        </w:rPr>
        <w:t>才</w:t>
      </w:r>
      <w:r>
        <w:rPr>
          <w:rFonts w:eastAsiaTheme="minorEastAsia" w:hint="eastAsia"/>
        </w:rPr>
        <w:t>可以驱动外设电路</w:t>
      </w:r>
      <w:r w:rsidR="00AC3463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(一般I</w:t>
      </w:r>
      <w:r w:rsidRPr="00EC5166">
        <w:rPr>
          <w:rFonts w:eastAsiaTheme="minorEastAsia" w:hint="eastAsia"/>
          <w:vertAlign w:val="subscript"/>
        </w:rPr>
        <w:t>max</w:t>
      </w:r>
      <w:r>
        <w:rPr>
          <w:rFonts w:eastAsiaTheme="minorEastAsia" w:hint="eastAsia"/>
        </w:rPr>
        <w:t>≈800mA)</w:t>
      </w:r>
    </w:p>
    <w:p w14:paraId="70E1B928" w14:textId="709117A1" w:rsidR="00EC5166" w:rsidRPr="00EC5166" w:rsidRDefault="00EC5166" w:rsidP="00AC3463">
      <w:pPr>
        <w:pStyle w:val="a9"/>
        <w:numPr>
          <w:ilvl w:val="0"/>
          <w:numId w:val="14"/>
        </w:numPr>
        <w:ind w:left="142" w:firstLine="142"/>
        <w:rPr>
          <w:rFonts w:eastAsiaTheme="minorEastAsia" w:hint="eastAsia"/>
        </w:rPr>
      </w:pPr>
      <w:r w:rsidRPr="00EC5166">
        <w:rPr>
          <w:rFonts w:eastAsiaTheme="minorEastAsia"/>
        </w:rPr>
        <w:t>超过最大电压</w:t>
      </w:r>
      <w:r w:rsidRPr="000D11BD">
        <w:rPr>
          <w:rFonts w:eastAsiaTheme="minorEastAsia"/>
          <w:b/>
          <w:bCs/>
        </w:rPr>
        <w:t>→</w:t>
      </w:r>
      <w:r w:rsidRPr="00EC5166">
        <w:rPr>
          <w:rFonts w:eastAsiaTheme="minorEastAsia"/>
        </w:rPr>
        <w:t>单片机会烧坏。</w:t>
      </w:r>
    </w:p>
    <w:p w14:paraId="31671CD1" w14:textId="2110E0A8" w:rsidR="00EC5166" w:rsidRPr="00EC5166" w:rsidRDefault="00EC5166" w:rsidP="00AC3463">
      <w:pPr>
        <w:pStyle w:val="a9"/>
        <w:numPr>
          <w:ilvl w:val="0"/>
          <w:numId w:val="14"/>
        </w:numPr>
        <w:ind w:left="142" w:firstLine="142"/>
        <w:rPr>
          <w:rFonts w:eastAsiaTheme="minorEastAsia" w:hint="eastAsia"/>
        </w:rPr>
      </w:pPr>
      <w:r w:rsidRPr="00EC5166">
        <w:rPr>
          <w:rFonts w:eastAsiaTheme="minorEastAsia"/>
        </w:rPr>
        <w:t>低于最小电压</w:t>
      </w:r>
      <w:r w:rsidRPr="000D11BD">
        <w:rPr>
          <w:rFonts w:eastAsiaTheme="minorEastAsia"/>
          <w:b/>
          <w:bCs/>
        </w:rPr>
        <w:t>→</w:t>
      </w:r>
      <w:r w:rsidRPr="00EC5166">
        <w:rPr>
          <w:rFonts w:eastAsiaTheme="minorEastAsia"/>
        </w:rPr>
        <w:t>单片机会掉电复位或死机。</w:t>
      </w:r>
    </w:p>
    <w:p w14:paraId="036313EC" w14:textId="77777777" w:rsidR="00172DEA" w:rsidRDefault="00172DEA" w:rsidP="002D471B">
      <w:pPr>
        <w:rPr>
          <w:rFonts w:eastAsiaTheme="minorEastAsia" w:hint="eastAsia"/>
        </w:rPr>
      </w:pPr>
    </w:p>
    <w:p w14:paraId="366A3EB5" w14:textId="77777777" w:rsidR="00EE75AB" w:rsidRDefault="00EE75AB" w:rsidP="002D471B">
      <w:pPr>
        <w:rPr>
          <w:rFonts w:eastAsiaTheme="minorEastAsia" w:hint="eastAsia"/>
        </w:rPr>
      </w:pPr>
    </w:p>
    <w:p w14:paraId="4DADE81A" w14:textId="77777777" w:rsidR="00A42F05" w:rsidRPr="00917095" w:rsidRDefault="00A42F05" w:rsidP="002D471B">
      <w:pPr>
        <w:rPr>
          <w:rFonts w:eastAsiaTheme="minorEastAsia" w:hint="eastAsia"/>
        </w:rPr>
      </w:pPr>
    </w:p>
    <w:p w14:paraId="61B032AF" w14:textId="37CA6756" w:rsidR="001F2CC4" w:rsidRPr="002D471B" w:rsidRDefault="002D471B" w:rsidP="002D471B">
      <w:pPr>
        <w:pStyle w:val="af6"/>
        <w:rPr>
          <w:rFonts w:eastAsiaTheme="minorEastAsia" w:hint="eastAsia"/>
        </w:rPr>
      </w:pPr>
      <w:r>
        <w:rPr>
          <w:rFonts w:eastAsiaTheme="minorEastAsia" w:hint="eastAsia"/>
        </w:rPr>
        <w:t>2 时钟电路</w:t>
      </w:r>
    </w:p>
    <w:p w14:paraId="4FC14A75" w14:textId="2037BCCF" w:rsidR="005F3F43" w:rsidRPr="00BC0890" w:rsidRDefault="005F3F43" w:rsidP="005F3F43">
      <w:pPr>
        <w:rPr>
          <w:rFonts w:ascii="Times New Roman" w:eastAsiaTheme="minorEastAsia" w:hAnsi="Times New Roman" w:cs="Times New Roman"/>
        </w:rPr>
      </w:pPr>
      <w:r w:rsidRPr="00BC0890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374FBF3" wp14:editId="7411C5C1">
            <wp:simplePos x="0" y="0"/>
            <wp:positionH relativeFrom="column">
              <wp:posOffset>4445</wp:posOffset>
            </wp:positionH>
            <wp:positionV relativeFrom="paragraph">
              <wp:posOffset>49530</wp:posOffset>
            </wp:positionV>
            <wp:extent cx="1831340" cy="850900"/>
            <wp:effectExtent l="0" t="0" r="0" b="6350"/>
            <wp:wrapSquare wrapText="bothSides"/>
            <wp:docPr id="1994364928" name="图片 1" descr="图表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64928" name="图片 1" descr="图表, 图示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0890">
        <w:rPr>
          <w:rFonts w:ascii="Times New Roman" w:eastAsiaTheme="minorEastAsia" w:hAnsi="Times New Roman" w:cs="Times New Roman"/>
        </w:rPr>
        <w:t>MCU</w:t>
      </w:r>
      <w:r w:rsidRPr="00BC0890">
        <w:rPr>
          <w:rFonts w:ascii="Times New Roman" w:eastAsiaTheme="minorEastAsia" w:hAnsi="Times New Roman" w:cs="Times New Roman"/>
        </w:rPr>
        <w:t>内部里的晶振电路精度差</w:t>
      </w:r>
      <w:r w:rsidR="00F41BD4" w:rsidRPr="00BC0890">
        <w:rPr>
          <w:rFonts w:ascii="Times New Roman" w:eastAsiaTheme="minorEastAsia" w:hAnsi="Times New Roman" w:cs="Times New Roman"/>
        </w:rPr>
        <w:t>(</w:t>
      </w:r>
      <w:r w:rsidR="00F41BD4" w:rsidRPr="00BC0890">
        <w:rPr>
          <w:rFonts w:ascii="Times New Roman" w:eastAsiaTheme="minorEastAsia" w:hAnsi="Times New Roman" w:cs="Times New Roman"/>
        </w:rPr>
        <w:t>由于频偏大</w:t>
      </w:r>
      <w:r w:rsidR="00F41BD4" w:rsidRPr="00BC0890">
        <w:rPr>
          <w:rFonts w:ascii="Times New Roman" w:eastAsiaTheme="minorEastAsia" w:hAnsi="Times New Roman" w:cs="Times New Roman"/>
        </w:rPr>
        <w:t xml:space="preserve">, </w:t>
      </w:r>
      <w:r w:rsidR="00F41BD4" w:rsidRPr="00BC0890">
        <w:rPr>
          <w:rFonts w:ascii="Times New Roman" w:eastAsiaTheme="minorEastAsia" w:hAnsi="Times New Roman" w:cs="Times New Roman"/>
        </w:rPr>
        <w:t>受温度</w:t>
      </w:r>
      <w:r w:rsidR="00F41BD4" w:rsidRPr="00BC0890">
        <w:rPr>
          <w:rFonts w:ascii="Times New Roman" w:eastAsiaTheme="minorEastAsia" w:hAnsi="Times New Roman" w:cs="Times New Roman"/>
        </w:rPr>
        <w:t xml:space="preserve">, </w:t>
      </w:r>
      <w:r w:rsidR="00F41BD4" w:rsidRPr="00BC0890">
        <w:rPr>
          <w:rFonts w:ascii="Times New Roman" w:eastAsiaTheme="minorEastAsia" w:hAnsi="Times New Roman" w:cs="Times New Roman"/>
        </w:rPr>
        <w:t>电压影响明显</w:t>
      </w:r>
      <w:r w:rsidR="00F41BD4" w:rsidRPr="00BC0890">
        <w:rPr>
          <w:rFonts w:ascii="Times New Roman" w:eastAsiaTheme="minorEastAsia" w:hAnsi="Times New Roman" w:cs="Times New Roman"/>
        </w:rPr>
        <w:t>)</w:t>
      </w:r>
      <w:r w:rsidRPr="00BC0890">
        <w:rPr>
          <w:rFonts w:ascii="Times New Roman" w:eastAsiaTheme="minorEastAsia" w:hAnsi="Times New Roman" w:cs="Times New Roman"/>
        </w:rPr>
        <w:t>一般都用外接的。陶瓷电容用来调节频率响应</w:t>
      </w:r>
      <w:r w:rsidRPr="00BC0890">
        <w:rPr>
          <w:rFonts w:ascii="Times New Roman" w:eastAsiaTheme="minorEastAsia" w:hAnsi="Times New Roman" w:cs="Times New Roman"/>
        </w:rPr>
        <w:t>(</w:t>
      </w:r>
      <w:r w:rsidRPr="00BC0890">
        <w:rPr>
          <w:rFonts w:ascii="Times New Roman" w:eastAsiaTheme="minorEastAsia" w:hAnsi="Times New Roman" w:cs="Times New Roman"/>
        </w:rPr>
        <w:t>一般</w:t>
      </w:r>
      <w:r w:rsidRPr="00BC0890">
        <w:rPr>
          <w:rFonts w:ascii="Times New Roman" w:eastAsiaTheme="minorEastAsia" w:hAnsi="Times New Roman" w:cs="Times New Roman"/>
        </w:rPr>
        <w:t>22pF</w:t>
      </w:r>
      <w:r w:rsidRPr="00BC0890">
        <w:rPr>
          <w:rFonts w:ascii="Times New Roman" w:eastAsiaTheme="minorEastAsia" w:hAnsi="Times New Roman" w:cs="Times New Roman"/>
        </w:rPr>
        <w:t>与</w:t>
      </w:r>
      <w:r w:rsidRPr="00BC0890">
        <w:rPr>
          <w:rFonts w:ascii="Times New Roman" w:eastAsiaTheme="minorEastAsia" w:hAnsi="Times New Roman" w:cs="Times New Roman"/>
        </w:rPr>
        <w:t>12MHz</w:t>
      </w:r>
      <w:r w:rsidRPr="00BC0890">
        <w:rPr>
          <w:rFonts w:ascii="Times New Roman" w:eastAsiaTheme="minorEastAsia" w:hAnsi="Times New Roman" w:cs="Times New Roman"/>
        </w:rPr>
        <w:t>晶振配套</w:t>
      </w:r>
      <w:r w:rsidRPr="00BC0890">
        <w:rPr>
          <w:rFonts w:ascii="Times New Roman" w:eastAsiaTheme="minorEastAsia" w:hAnsi="Times New Roman" w:cs="Times New Roman"/>
        </w:rPr>
        <w:t xml:space="preserve">), </w:t>
      </w:r>
      <w:r w:rsidRPr="00BC0890">
        <w:rPr>
          <w:rFonts w:ascii="Times New Roman" w:eastAsiaTheme="minorEastAsia" w:hAnsi="Times New Roman" w:cs="Times New Roman"/>
        </w:rPr>
        <w:t>尽量靠近芯片位置从而减小寄生电感。图中的晶振是无源器件需要</w:t>
      </w:r>
      <w:r w:rsidRPr="00BC0890">
        <w:rPr>
          <w:rFonts w:ascii="Times New Roman" w:eastAsiaTheme="minorEastAsia" w:hAnsi="Times New Roman" w:cs="Times New Roman"/>
        </w:rPr>
        <w:t>MCU</w:t>
      </w:r>
      <w:r w:rsidRPr="00BC0890">
        <w:rPr>
          <w:rFonts w:ascii="Times New Roman" w:eastAsiaTheme="minorEastAsia" w:hAnsi="Times New Roman" w:cs="Times New Roman"/>
        </w:rPr>
        <w:t>内部的振荡器电路激发振荡</w:t>
      </w:r>
      <w:r w:rsidRPr="00BC0890">
        <w:rPr>
          <w:rFonts w:ascii="Times New Roman" w:eastAsiaTheme="minorEastAsia" w:hAnsi="Times New Roman" w:cs="Times New Roman"/>
        </w:rPr>
        <w:t>, MCU</w:t>
      </w:r>
      <w:r w:rsidRPr="00BC0890">
        <w:rPr>
          <w:rFonts w:ascii="Times New Roman" w:eastAsiaTheme="minorEastAsia" w:hAnsi="Times New Roman" w:cs="Times New Roman"/>
        </w:rPr>
        <w:t>内部振荡器由</w:t>
      </w:r>
      <w:r w:rsidRPr="00BC0890">
        <w:rPr>
          <w:rFonts w:ascii="Times New Roman" w:eastAsiaTheme="minorEastAsia" w:hAnsi="Times New Roman" w:cs="Times New Roman"/>
        </w:rPr>
        <w:t>XTAL1</w:t>
      </w:r>
      <w:r w:rsidRPr="00BC0890">
        <w:rPr>
          <w:rFonts w:ascii="Times New Roman" w:eastAsiaTheme="minorEastAsia" w:hAnsi="Times New Roman" w:cs="Times New Roman"/>
        </w:rPr>
        <w:t>引脚输入</w:t>
      </w:r>
      <w:r w:rsidRPr="00BC0890">
        <w:rPr>
          <w:rFonts w:ascii="Times New Roman" w:eastAsiaTheme="minorEastAsia" w:hAnsi="Times New Roman" w:cs="Times New Roman"/>
        </w:rPr>
        <w:t>, XTAL2</w:t>
      </w:r>
      <w:r w:rsidRPr="00BC0890">
        <w:rPr>
          <w:rFonts w:ascii="Times New Roman" w:eastAsiaTheme="minorEastAsia" w:hAnsi="Times New Roman" w:cs="Times New Roman"/>
        </w:rPr>
        <w:t>引脚反馈输出</w:t>
      </w:r>
      <w:r w:rsidRPr="00BC0890">
        <w:rPr>
          <w:rFonts w:ascii="Times New Roman" w:eastAsiaTheme="minorEastAsia" w:hAnsi="Times New Roman" w:cs="Times New Roman"/>
        </w:rPr>
        <w:t xml:space="preserve">, </w:t>
      </w:r>
      <w:r w:rsidRPr="00BC0890">
        <w:rPr>
          <w:rFonts w:ascii="Times New Roman" w:eastAsiaTheme="minorEastAsia" w:hAnsi="Times New Roman" w:cs="Times New Roman"/>
        </w:rPr>
        <w:t>通过外部晶振的反馈得到精确的频率。</w:t>
      </w:r>
    </w:p>
    <w:p w14:paraId="45523EE0" w14:textId="77777777" w:rsidR="005F3F43" w:rsidRPr="00BC0890" w:rsidRDefault="005F3F43" w:rsidP="005F3F43">
      <w:pPr>
        <w:rPr>
          <w:rFonts w:ascii="Times New Roman" w:eastAsiaTheme="minorEastAsia" w:hAnsi="Times New Roman" w:cs="Times New Roman"/>
        </w:rPr>
      </w:pPr>
      <w:r w:rsidRPr="00BC0890">
        <w:rPr>
          <w:rFonts w:ascii="Times New Roman" w:eastAsiaTheme="minorEastAsia" w:hAnsi="Times New Roman" w:cs="Times New Roman"/>
        </w:rPr>
        <w:t>XTAL1: Crystal Input</w:t>
      </w:r>
      <w:r w:rsidRPr="00BC0890">
        <w:rPr>
          <w:rFonts w:ascii="Times New Roman" w:eastAsiaTheme="minorEastAsia" w:hAnsi="Times New Roman" w:cs="Times New Roman"/>
        </w:rPr>
        <w:t>外部时钟输入</w:t>
      </w:r>
      <w:r w:rsidRPr="00BC0890">
        <w:rPr>
          <w:rFonts w:ascii="Times New Roman" w:eastAsiaTheme="minorEastAsia" w:hAnsi="Times New Roman" w:cs="Times New Roman"/>
        </w:rPr>
        <w:t xml:space="preserve"> (</w:t>
      </w:r>
      <w:r w:rsidRPr="00BC0890">
        <w:rPr>
          <w:rFonts w:ascii="Times New Roman" w:eastAsiaTheme="minorEastAsia" w:hAnsi="Times New Roman" w:cs="Times New Roman"/>
        </w:rPr>
        <w:t>可以接内部振荡器</w:t>
      </w:r>
      <w:r w:rsidRPr="00BC0890">
        <w:rPr>
          <w:rFonts w:ascii="Times New Roman" w:eastAsiaTheme="minorEastAsia" w:hAnsi="Times New Roman" w:cs="Times New Roman"/>
        </w:rPr>
        <w:t xml:space="preserve">); </w:t>
      </w:r>
    </w:p>
    <w:p w14:paraId="7F42DF14" w14:textId="21BD363B" w:rsidR="005F3F43" w:rsidRPr="00BC0890" w:rsidRDefault="005F3F43" w:rsidP="005F3F43">
      <w:pPr>
        <w:rPr>
          <w:rFonts w:ascii="Times New Roman" w:eastAsiaTheme="minorEastAsia" w:hAnsi="Times New Roman" w:cs="Times New Roman"/>
        </w:rPr>
      </w:pPr>
      <w:r w:rsidRPr="00BC0890">
        <w:rPr>
          <w:rFonts w:ascii="Times New Roman" w:eastAsiaTheme="minorEastAsia" w:hAnsi="Times New Roman" w:cs="Times New Roman"/>
        </w:rPr>
        <w:t>XTAL2: Crystal Output</w:t>
      </w:r>
      <w:r w:rsidRPr="00BC0890">
        <w:rPr>
          <w:rFonts w:ascii="Times New Roman" w:eastAsiaTheme="minorEastAsia" w:hAnsi="Times New Roman" w:cs="Times New Roman"/>
        </w:rPr>
        <w:t>外部晶振输出端</w:t>
      </w:r>
      <w:r w:rsidRPr="00BC0890">
        <w:rPr>
          <w:rFonts w:ascii="Times New Roman" w:eastAsiaTheme="minorEastAsia" w:hAnsi="Times New Roman" w:cs="Times New Roman"/>
        </w:rPr>
        <w:t xml:space="preserve"> (</w:t>
      </w:r>
      <w:r w:rsidRPr="00BC0890">
        <w:rPr>
          <w:rFonts w:ascii="Times New Roman" w:eastAsiaTheme="minorEastAsia" w:hAnsi="Times New Roman" w:cs="Times New Roman"/>
        </w:rPr>
        <w:t>仅用于</w:t>
      </w:r>
      <w:r w:rsidR="00FF1435" w:rsidRPr="00BC0890">
        <w:rPr>
          <w:rFonts w:ascii="Times New Roman" w:eastAsiaTheme="minorEastAsia" w:hAnsi="Times New Roman" w:cs="Times New Roman"/>
        </w:rPr>
        <w:t>外部</w:t>
      </w:r>
      <w:r w:rsidRPr="00BC0890">
        <w:rPr>
          <w:rFonts w:ascii="Times New Roman" w:eastAsiaTheme="minorEastAsia" w:hAnsi="Times New Roman" w:cs="Times New Roman"/>
        </w:rPr>
        <w:t>晶振</w:t>
      </w:r>
      <w:r w:rsidRPr="00BC0890">
        <w:rPr>
          <w:rFonts w:ascii="Times New Roman" w:eastAsiaTheme="minorEastAsia" w:hAnsi="Times New Roman" w:cs="Times New Roman"/>
        </w:rPr>
        <w:t>);</w:t>
      </w:r>
    </w:p>
    <w:p w14:paraId="721CE36E" w14:textId="77777777" w:rsidR="00BC0890" w:rsidRPr="00BC0890" w:rsidRDefault="008759AC" w:rsidP="008759AC">
      <w:pPr>
        <w:rPr>
          <w:rFonts w:ascii="Times New Roman" w:eastAsiaTheme="minorEastAsia" w:hAnsi="Times New Roman" w:cs="Times New Roman"/>
        </w:rPr>
      </w:pPr>
      <w:r w:rsidRPr="00BC0890">
        <w:rPr>
          <w:rFonts w:ascii="Times New Roman" w:eastAsiaTheme="minorEastAsia" w:hAnsi="Times New Roman" w:cs="Times New Roman"/>
        </w:rPr>
        <w:t>STC89/STM32</w:t>
      </w:r>
      <w:r w:rsidRPr="00BC0890">
        <w:rPr>
          <w:rFonts w:ascii="Times New Roman" w:eastAsiaTheme="minorEastAsia" w:hAnsi="Times New Roman" w:cs="Times New Roman"/>
        </w:rPr>
        <w:t>用外部晶振时</w:t>
      </w:r>
      <w:r w:rsidRPr="00BC0890">
        <w:rPr>
          <w:rFonts w:ascii="Times New Roman" w:eastAsiaTheme="minorEastAsia" w:hAnsi="Times New Roman" w:cs="Times New Roman"/>
        </w:rPr>
        <w:t xml:space="preserve">: </w:t>
      </w:r>
    </w:p>
    <w:p w14:paraId="309941F3" w14:textId="2E82FC7C" w:rsidR="008759AC" w:rsidRPr="00BC0890" w:rsidRDefault="008759AC" w:rsidP="00BC0890">
      <w:pPr>
        <w:pStyle w:val="a9"/>
        <w:numPr>
          <w:ilvl w:val="0"/>
          <w:numId w:val="15"/>
        </w:numPr>
        <w:ind w:hanging="156"/>
        <w:rPr>
          <w:rFonts w:eastAsiaTheme="minorEastAsia" w:hint="eastAsia"/>
        </w:rPr>
      </w:pPr>
      <w:r w:rsidRPr="00BC0890">
        <w:rPr>
          <w:rFonts w:eastAsiaTheme="minorEastAsia"/>
        </w:rPr>
        <w:t>PCB布局要尽量短</w:t>
      </w:r>
      <w:r w:rsidRPr="00BC0890">
        <w:rPr>
          <w:rFonts w:eastAsiaTheme="minorEastAsia" w:hint="eastAsia"/>
        </w:rPr>
        <w:t xml:space="preserve">, </w:t>
      </w:r>
      <w:r w:rsidRPr="00BC0890">
        <w:rPr>
          <w:rFonts w:eastAsiaTheme="minorEastAsia"/>
        </w:rPr>
        <w:t>尽量靠近芯片。</w:t>
      </w:r>
    </w:p>
    <w:p w14:paraId="14D0D692" w14:textId="4C8FCE93" w:rsidR="008759AC" w:rsidRPr="00BC0890" w:rsidRDefault="008759AC" w:rsidP="00BC0890">
      <w:pPr>
        <w:pStyle w:val="a9"/>
        <w:numPr>
          <w:ilvl w:val="0"/>
          <w:numId w:val="15"/>
        </w:numPr>
        <w:ind w:hanging="156"/>
        <w:rPr>
          <w:rFonts w:eastAsiaTheme="minorEastAsia" w:hint="eastAsia"/>
        </w:rPr>
      </w:pPr>
      <w:r w:rsidRPr="00BC0890">
        <w:rPr>
          <w:rFonts w:eastAsiaTheme="minorEastAsia"/>
        </w:rPr>
        <w:t>晶振与电容回路要避免靠近强干扰</w:t>
      </w:r>
      <w:r w:rsidRPr="00BC0890">
        <w:rPr>
          <w:rFonts w:eastAsiaTheme="minorEastAsia" w:hint="eastAsia"/>
        </w:rPr>
        <w:t xml:space="preserve"> (</w:t>
      </w:r>
      <w:r w:rsidRPr="00BC0890">
        <w:rPr>
          <w:rFonts w:eastAsiaTheme="minorEastAsia"/>
        </w:rPr>
        <w:t>如电源走线</w:t>
      </w:r>
      <w:r w:rsidRPr="00BC0890">
        <w:rPr>
          <w:rFonts w:eastAsiaTheme="minorEastAsia" w:hint="eastAsia"/>
        </w:rPr>
        <w:t xml:space="preserve">, </w:t>
      </w:r>
      <w:r w:rsidRPr="00BC0890">
        <w:rPr>
          <w:rFonts w:eastAsiaTheme="minorEastAsia"/>
        </w:rPr>
        <w:t>继电器</w:t>
      </w:r>
      <w:r w:rsidRPr="00BC0890">
        <w:rPr>
          <w:rFonts w:eastAsiaTheme="minorEastAsia" w:hint="eastAsia"/>
        </w:rPr>
        <w:t>)</w:t>
      </w:r>
      <w:r w:rsidRPr="00BC0890">
        <w:rPr>
          <w:rFonts w:eastAsiaTheme="minorEastAsia"/>
        </w:rPr>
        <w:t>。</w:t>
      </w:r>
    </w:p>
    <w:p w14:paraId="5D75A541" w14:textId="6F109B34" w:rsidR="001F2CC4" w:rsidRPr="00BC0890" w:rsidRDefault="008759AC" w:rsidP="00BC0890">
      <w:pPr>
        <w:pStyle w:val="a9"/>
        <w:numPr>
          <w:ilvl w:val="0"/>
          <w:numId w:val="15"/>
        </w:numPr>
        <w:ind w:hanging="156"/>
        <w:rPr>
          <w:rFonts w:eastAsiaTheme="minorEastAsia" w:hint="eastAsia"/>
        </w:rPr>
      </w:pPr>
      <w:r w:rsidRPr="00BC0890">
        <w:rPr>
          <w:rFonts w:eastAsiaTheme="minorEastAsia"/>
        </w:rPr>
        <w:t>如果通信速率高</w:t>
      </w:r>
      <w:r w:rsidRPr="00BC0890">
        <w:rPr>
          <w:rFonts w:eastAsiaTheme="minorEastAsia" w:hint="eastAsia"/>
        </w:rPr>
        <w:t xml:space="preserve"> (</w:t>
      </w:r>
      <w:r w:rsidRPr="00BC0890">
        <w:rPr>
          <w:rFonts w:eastAsiaTheme="minorEastAsia"/>
        </w:rPr>
        <w:t>如UART</w:t>
      </w:r>
      <w:r w:rsidRPr="00BC0890">
        <w:rPr>
          <w:rFonts w:eastAsiaTheme="minorEastAsia" w:hint="eastAsia"/>
        </w:rPr>
        <w:t xml:space="preserve">, </w:t>
      </w:r>
      <w:r w:rsidRPr="00BC0890">
        <w:rPr>
          <w:rFonts w:eastAsiaTheme="minorEastAsia"/>
        </w:rPr>
        <w:t>USB</w:t>
      </w:r>
      <w:r w:rsidRPr="00BC0890">
        <w:rPr>
          <w:rFonts w:eastAsiaTheme="minorEastAsia" w:hint="eastAsia"/>
        </w:rPr>
        <w:t xml:space="preserve">) </w:t>
      </w:r>
      <w:r w:rsidRPr="00BC0890">
        <w:rPr>
          <w:rFonts w:eastAsiaTheme="minorEastAsia"/>
        </w:rPr>
        <w:t>一定要用外部晶振保证时钟精度。</w:t>
      </w:r>
    </w:p>
    <w:p w14:paraId="6995FDED" w14:textId="77777777" w:rsidR="002D471B" w:rsidRDefault="002D471B" w:rsidP="002D471B">
      <w:pPr>
        <w:rPr>
          <w:rFonts w:eastAsiaTheme="minorEastAsia" w:hint="eastAsia"/>
        </w:rPr>
      </w:pPr>
    </w:p>
    <w:p w14:paraId="65CDA3B5" w14:textId="77777777" w:rsidR="002D471B" w:rsidRDefault="002D471B" w:rsidP="002D471B">
      <w:pPr>
        <w:rPr>
          <w:rFonts w:eastAsiaTheme="minorEastAsia" w:hint="eastAsia"/>
        </w:rPr>
      </w:pPr>
    </w:p>
    <w:p w14:paraId="6762C14B" w14:textId="77777777" w:rsidR="00A42F05" w:rsidRDefault="00A42F05" w:rsidP="002D471B">
      <w:pPr>
        <w:rPr>
          <w:rFonts w:eastAsiaTheme="minorEastAsia" w:hint="eastAsia"/>
        </w:rPr>
      </w:pPr>
    </w:p>
    <w:p w14:paraId="51E43180" w14:textId="5A42BA5A" w:rsidR="000D11BD" w:rsidRPr="002D471B" w:rsidRDefault="000D11BD" w:rsidP="000D11BD">
      <w:pPr>
        <w:pStyle w:val="af6"/>
        <w:rPr>
          <w:rFonts w:eastAsiaTheme="minorEastAsia" w:hint="eastAsia"/>
        </w:rPr>
      </w:pPr>
      <w:r>
        <w:rPr>
          <w:rFonts w:hint="eastAsia"/>
        </w:rPr>
        <w:t>3</w:t>
      </w:r>
      <w:r>
        <w:rPr>
          <w:rFonts w:eastAsiaTheme="minorEastAsia" w:hint="eastAsia"/>
        </w:rPr>
        <w:t xml:space="preserve"> USB-</w:t>
      </w:r>
      <w:r>
        <w:rPr>
          <w:rFonts w:hint="eastAsia"/>
        </w:rPr>
        <w:t>TTL</w:t>
      </w:r>
      <w:r>
        <w:rPr>
          <w:rFonts w:eastAsiaTheme="minorEastAsia" w:hint="eastAsia"/>
        </w:rPr>
        <w:t>电路</w:t>
      </w:r>
    </w:p>
    <w:p w14:paraId="6281E3F2" w14:textId="56053593" w:rsidR="00A42F05" w:rsidRPr="00A42F05" w:rsidRDefault="00A42F05" w:rsidP="000D11BD">
      <w:pPr>
        <w:rPr>
          <w:rFonts w:eastAsiaTheme="minorEastAsia" w:hint="eastAsia"/>
          <w:b/>
          <w:bCs/>
          <w:color w:val="0070C0"/>
        </w:rPr>
      </w:pPr>
      <w:r w:rsidRPr="000D11BD">
        <w:rPr>
          <w:rFonts w:eastAsiaTheme="minorEastAsia"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2A41E12" wp14:editId="126CD41B">
                <wp:simplePos x="0" y="0"/>
                <wp:positionH relativeFrom="column">
                  <wp:posOffset>40640</wp:posOffset>
                </wp:positionH>
                <wp:positionV relativeFrom="paragraph">
                  <wp:posOffset>34290</wp:posOffset>
                </wp:positionV>
                <wp:extent cx="2004060" cy="2642235"/>
                <wp:effectExtent l="0" t="0" r="0" b="5715"/>
                <wp:wrapSquare wrapText="bothSides"/>
                <wp:docPr id="2115196649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4060" cy="2642235"/>
                          <a:chOff x="0" y="0"/>
                          <a:chExt cx="1862455" cy="2390932"/>
                        </a:xfrm>
                      </wpg:grpSpPr>
                      <pic:pic xmlns:pic="http://schemas.openxmlformats.org/drawingml/2006/picture">
                        <pic:nvPicPr>
                          <pic:cNvPr id="1326164203" name="图片 1" descr="图示, 示意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55" cy="1335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0140248" name="图片 1" descr="图示, 示意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34927"/>
                            <a:ext cx="1862455" cy="1056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5DA7D" id="组合 1" o:spid="_x0000_s1026" style="position:absolute;margin-left:3.2pt;margin-top:2.7pt;width:157.8pt;height:208.05pt;z-index:251665408;mso-width-relative:margin;mso-height-relative:margin" coordsize="18624,23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alt="图示, 示意图&#10;&#10;AI 生成的内容可能不正确。" style="position:absolute;width:18624;height:13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">
                  <v:imagedata r:id="rId11" o:title="图示, 示意图&#10;&#10;AI 生成的内容可能不正确。"/>
                </v:shape>
                <v:shape id="图片 1" o:spid="_x0000_s1028" type="#_x0000_t75" alt="图示, 示意图&#10;&#10;AI 生成的内容可能不正确。" style="position:absolute;top:13349;width:18624;height:10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">
                  <v:imagedata r:id="rId12" o:title="图示, 示意图&#10;&#10;AI 生成的内容可能不正确。"/>
                </v:shape>
                <w10:wrap type="square"/>
              </v:group>
            </w:pict>
          </mc:Fallback>
        </mc:AlternateContent>
      </w:r>
      <w:r w:rsidRPr="00A42F05">
        <w:rPr>
          <w:rFonts w:eastAsiaTheme="minorEastAsia" w:hint="eastAsia"/>
          <w:b/>
          <w:bCs/>
          <w:color w:val="0070C0"/>
        </w:rPr>
        <w:t>USB-TTL模块</w:t>
      </w:r>
      <w:r w:rsidRPr="000D11BD">
        <w:rPr>
          <w:rFonts w:eastAsiaTheme="minorEastAsia" w:hint="eastAsia"/>
          <w:b/>
          <w:bCs/>
          <w:color w:val="0070C0"/>
        </w:rPr>
        <w:t>与单片机的RXD和TXD</w:t>
      </w:r>
      <w:r w:rsidRPr="00A42F05">
        <w:rPr>
          <w:rFonts w:eastAsiaTheme="minorEastAsia" w:hint="eastAsia"/>
          <w:b/>
          <w:bCs/>
          <w:color w:val="0070C0"/>
        </w:rPr>
        <w:t>要</w:t>
      </w:r>
      <w:r w:rsidRPr="000D11BD">
        <w:rPr>
          <w:rFonts w:eastAsiaTheme="minorEastAsia" w:hint="eastAsia"/>
          <w:b/>
          <w:bCs/>
          <w:color w:val="0070C0"/>
        </w:rPr>
        <w:t xml:space="preserve">交叉相连, </w:t>
      </w:r>
      <w:r>
        <w:rPr>
          <w:rFonts w:eastAsiaTheme="minorEastAsia" w:hint="eastAsia"/>
          <w:b/>
          <w:bCs/>
          <w:color w:val="0070C0"/>
        </w:rPr>
        <w:t>两者要用</w:t>
      </w:r>
      <w:r w:rsidRPr="000D11BD">
        <w:rPr>
          <w:rFonts w:eastAsiaTheme="minorEastAsia" w:hint="eastAsia"/>
          <w:b/>
          <w:bCs/>
          <w:color w:val="0070C0"/>
        </w:rPr>
        <w:t>相同的GND</w:t>
      </w:r>
      <w:r>
        <w:rPr>
          <w:rFonts w:eastAsiaTheme="minorEastAsia" w:hint="eastAsia"/>
          <w:b/>
          <w:bCs/>
          <w:color w:val="0070C0"/>
        </w:rPr>
        <w:t>从而</w:t>
      </w:r>
      <w:r w:rsidRPr="000D11BD">
        <w:rPr>
          <w:rFonts w:eastAsiaTheme="minorEastAsia" w:hint="eastAsia"/>
          <w:b/>
          <w:bCs/>
          <w:color w:val="0070C0"/>
        </w:rPr>
        <w:t xml:space="preserve">确保电位一致 </w:t>
      </w:r>
    </w:p>
    <w:p w14:paraId="66328FE7" w14:textId="20E53546" w:rsidR="00A42F05" w:rsidRPr="00A42F05" w:rsidRDefault="00A42F05" w:rsidP="00A42F05">
      <w:pPr>
        <w:spacing w:line="240" w:lineRule="auto"/>
        <w:rPr>
          <w:rFonts w:eastAsiaTheme="minorEastAsia" w:hint="eastAsia"/>
        </w:rPr>
      </w:pPr>
      <w:r w:rsidRPr="00A42F05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4BE422FE" wp14:editId="21457DB5">
                <wp:simplePos x="0" y="0"/>
                <wp:positionH relativeFrom="column">
                  <wp:posOffset>1889704</wp:posOffset>
                </wp:positionH>
                <wp:positionV relativeFrom="paragraph">
                  <wp:posOffset>112395</wp:posOffset>
                </wp:positionV>
                <wp:extent cx="1878330" cy="48196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330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0E3CF" w14:textId="77777777" w:rsidR="00A42F05" w:rsidRPr="00A42F05" w:rsidRDefault="00A42F05" w:rsidP="00A42F05">
                            <w:pPr>
                              <w:pStyle w:val="a9"/>
                              <w:numPr>
                                <w:ilvl w:val="0"/>
                                <w:numId w:val="17"/>
                              </w:numPr>
                              <w:ind w:hanging="156"/>
                              <w:rPr>
                                <w:rFonts w:eastAsiaTheme="minorEastAsia" w:hint="eastAsia"/>
                              </w:rPr>
                            </w:pPr>
                            <w:r w:rsidRPr="00A42F05">
                              <w:rPr>
                                <w:rFonts w:eastAsiaTheme="minorEastAsia"/>
                              </w:rPr>
                              <w:t>CH340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>(</w:t>
                            </w:r>
                            <w:r w:rsidRPr="00A42F05">
                              <w:rPr>
                                <w:rFonts w:eastAsiaTheme="minorEastAsia"/>
                              </w:rPr>
                              <w:t>最常见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 xml:space="preserve">, </w:t>
                            </w:r>
                            <w:r w:rsidRPr="00A42F05">
                              <w:rPr>
                                <w:rFonts w:eastAsiaTheme="minorEastAsia"/>
                              </w:rPr>
                              <w:t>廉价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 xml:space="preserve">, </w:t>
                            </w:r>
                            <w:r w:rsidRPr="00A42F05">
                              <w:rPr>
                                <w:rFonts w:eastAsiaTheme="minorEastAsia"/>
                              </w:rPr>
                              <w:t>易用）</w:t>
                            </w:r>
                          </w:p>
                          <w:p w14:paraId="12E0616E" w14:textId="77777777" w:rsidR="00A42F05" w:rsidRPr="00A42F05" w:rsidRDefault="00A42F05" w:rsidP="00A42F05">
                            <w:pPr>
                              <w:pStyle w:val="a9"/>
                              <w:numPr>
                                <w:ilvl w:val="0"/>
                                <w:numId w:val="17"/>
                              </w:numPr>
                              <w:ind w:hanging="156"/>
                              <w:rPr>
                                <w:rFonts w:eastAsiaTheme="minorEastAsia" w:hint="eastAsia"/>
                              </w:rPr>
                            </w:pPr>
                            <w:r w:rsidRPr="00A42F05">
                              <w:rPr>
                                <w:rFonts w:eastAsiaTheme="minorEastAsia"/>
                              </w:rPr>
                              <w:t>CP2102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 xml:space="preserve"> (</w:t>
                            </w:r>
                            <w:r w:rsidRPr="00A42F05">
                              <w:rPr>
                                <w:rFonts w:eastAsiaTheme="minorEastAsia"/>
                              </w:rPr>
                              <w:t>稳定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 xml:space="preserve">, </w:t>
                            </w:r>
                            <w:r w:rsidRPr="00A42F05">
                              <w:rPr>
                                <w:rFonts w:eastAsiaTheme="minorEastAsia"/>
                              </w:rPr>
                              <w:t>应用广泛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>)</w:t>
                            </w:r>
                          </w:p>
                          <w:p w14:paraId="45067BB9" w14:textId="77777777" w:rsidR="00A42F05" w:rsidRPr="00A42F05" w:rsidRDefault="00A42F05" w:rsidP="00A42F05">
                            <w:pPr>
                              <w:pStyle w:val="a9"/>
                              <w:numPr>
                                <w:ilvl w:val="0"/>
                                <w:numId w:val="17"/>
                              </w:numPr>
                              <w:ind w:hanging="156"/>
                              <w:rPr>
                                <w:rFonts w:eastAsiaTheme="minorEastAsia" w:hint="eastAsia"/>
                              </w:rPr>
                            </w:pPr>
                            <w:r w:rsidRPr="00A42F05">
                              <w:rPr>
                                <w:rFonts w:eastAsiaTheme="minorEastAsia"/>
                              </w:rPr>
                              <w:t>FT232RL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 xml:space="preserve"> (</w:t>
                            </w:r>
                            <w:r w:rsidRPr="00A42F05">
                              <w:rPr>
                                <w:rFonts w:eastAsiaTheme="minorEastAsia"/>
                              </w:rPr>
                              <w:t>专业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 xml:space="preserve">, </w:t>
                            </w:r>
                            <w:r w:rsidRPr="00A42F05">
                              <w:rPr>
                                <w:rFonts w:eastAsiaTheme="minorEastAsia"/>
                              </w:rPr>
                              <w:t>兼容性好</w:t>
                            </w:r>
                            <w:r w:rsidRPr="00A42F05">
                              <w:rPr>
                                <w:rFonts w:eastAsiaTheme="minorEastAsia" w:hint="eastAsia"/>
                              </w:rPr>
                              <w:t xml:space="preserve">) </w:t>
                            </w:r>
                          </w:p>
                          <w:p w14:paraId="50907224" w14:textId="1F352252" w:rsidR="00A42F05" w:rsidRDefault="00A42F05" w:rsidP="00A42F0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422F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48.8pt;margin-top:8.85pt;width:147.9pt;height:37.9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" filled="f" stroked="f">
                <v:textbox>
                  <w:txbxContent>
                    <w:p w14:paraId="7170E3CF" w14:textId="77777777" w:rsidR="00A42F05" w:rsidRPr="00A42F05" w:rsidRDefault="00A42F05" w:rsidP="00A42F05">
                      <w:pPr>
                        <w:pStyle w:val="a9"/>
                        <w:numPr>
                          <w:ilvl w:val="0"/>
                          <w:numId w:val="17"/>
                        </w:numPr>
                        <w:ind w:hanging="156"/>
                        <w:rPr>
                          <w:rFonts w:eastAsiaTheme="minorEastAsia" w:hint="eastAsia"/>
                        </w:rPr>
                      </w:pPr>
                      <w:r w:rsidRPr="00A42F05">
                        <w:rPr>
                          <w:rFonts w:eastAsiaTheme="minorEastAsia"/>
                        </w:rPr>
                        <w:t>CH340</w:t>
                      </w:r>
                      <w:r w:rsidRPr="00A42F05">
                        <w:rPr>
                          <w:rFonts w:eastAsiaTheme="minorEastAsia" w:hint="eastAsia"/>
                        </w:rPr>
                        <w:t>(</w:t>
                      </w:r>
                      <w:r w:rsidRPr="00A42F05">
                        <w:rPr>
                          <w:rFonts w:eastAsiaTheme="minorEastAsia"/>
                        </w:rPr>
                        <w:t>最常见</w:t>
                      </w:r>
                      <w:r w:rsidRPr="00A42F05">
                        <w:rPr>
                          <w:rFonts w:eastAsiaTheme="minorEastAsia" w:hint="eastAsia"/>
                        </w:rPr>
                        <w:t xml:space="preserve">, </w:t>
                      </w:r>
                      <w:r w:rsidRPr="00A42F05">
                        <w:rPr>
                          <w:rFonts w:eastAsiaTheme="minorEastAsia"/>
                        </w:rPr>
                        <w:t>廉价</w:t>
                      </w:r>
                      <w:r w:rsidRPr="00A42F05">
                        <w:rPr>
                          <w:rFonts w:eastAsiaTheme="minorEastAsia" w:hint="eastAsia"/>
                        </w:rPr>
                        <w:t xml:space="preserve">, </w:t>
                      </w:r>
                      <w:r w:rsidRPr="00A42F05">
                        <w:rPr>
                          <w:rFonts w:eastAsiaTheme="minorEastAsia"/>
                        </w:rPr>
                        <w:t>易用）</w:t>
                      </w:r>
                    </w:p>
                    <w:p w14:paraId="12E0616E" w14:textId="77777777" w:rsidR="00A42F05" w:rsidRPr="00A42F05" w:rsidRDefault="00A42F05" w:rsidP="00A42F05">
                      <w:pPr>
                        <w:pStyle w:val="a9"/>
                        <w:numPr>
                          <w:ilvl w:val="0"/>
                          <w:numId w:val="17"/>
                        </w:numPr>
                        <w:ind w:hanging="156"/>
                        <w:rPr>
                          <w:rFonts w:eastAsiaTheme="minorEastAsia" w:hint="eastAsia"/>
                        </w:rPr>
                      </w:pPr>
                      <w:r w:rsidRPr="00A42F05">
                        <w:rPr>
                          <w:rFonts w:eastAsiaTheme="minorEastAsia"/>
                        </w:rPr>
                        <w:t>CP2102</w:t>
                      </w:r>
                      <w:r w:rsidRPr="00A42F05">
                        <w:rPr>
                          <w:rFonts w:eastAsiaTheme="minorEastAsia" w:hint="eastAsia"/>
                        </w:rPr>
                        <w:t xml:space="preserve"> (</w:t>
                      </w:r>
                      <w:r w:rsidRPr="00A42F05">
                        <w:rPr>
                          <w:rFonts w:eastAsiaTheme="minorEastAsia"/>
                        </w:rPr>
                        <w:t>稳定</w:t>
                      </w:r>
                      <w:r w:rsidRPr="00A42F05">
                        <w:rPr>
                          <w:rFonts w:eastAsiaTheme="minorEastAsia" w:hint="eastAsia"/>
                        </w:rPr>
                        <w:t xml:space="preserve">, </w:t>
                      </w:r>
                      <w:r w:rsidRPr="00A42F05">
                        <w:rPr>
                          <w:rFonts w:eastAsiaTheme="minorEastAsia"/>
                        </w:rPr>
                        <w:t>应用广泛</w:t>
                      </w:r>
                      <w:r w:rsidRPr="00A42F05">
                        <w:rPr>
                          <w:rFonts w:eastAsiaTheme="minorEastAsia" w:hint="eastAsia"/>
                        </w:rPr>
                        <w:t>)</w:t>
                      </w:r>
                    </w:p>
                    <w:p w14:paraId="45067BB9" w14:textId="77777777" w:rsidR="00A42F05" w:rsidRPr="00A42F05" w:rsidRDefault="00A42F05" w:rsidP="00A42F05">
                      <w:pPr>
                        <w:pStyle w:val="a9"/>
                        <w:numPr>
                          <w:ilvl w:val="0"/>
                          <w:numId w:val="17"/>
                        </w:numPr>
                        <w:ind w:hanging="156"/>
                        <w:rPr>
                          <w:rFonts w:eastAsiaTheme="minorEastAsia" w:hint="eastAsia"/>
                        </w:rPr>
                      </w:pPr>
                      <w:r w:rsidRPr="00A42F05">
                        <w:rPr>
                          <w:rFonts w:eastAsiaTheme="minorEastAsia"/>
                        </w:rPr>
                        <w:t>FT232RL</w:t>
                      </w:r>
                      <w:r w:rsidRPr="00A42F05">
                        <w:rPr>
                          <w:rFonts w:eastAsiaTheme="minorEastAsia" w:hint="eastAsia"/>
                        </w:rPr>
                        <w:t xml:space="preserve"> (</w:t>
                      </w:r>
                      <w:r w:rsidRPr="00A42F05">
                        <w:rPr>
                          <w:rFonts w:eastAsiaTheme="minorEastAsia"/>
                        </w:rPr>
                        <w:t>专业</w:t>
                      </w:r>
                      <w:r w:rsidRPr="00A42F05">
                        <w:rPr>
                          <w:rFonts w:eastAsiaTheme="minorEastAsia" w:hint="eastAsia"/>
                        </w:rPr>
                        <w:t xml:space="preserve">, </w:t>
                      </w:r>
                      <w:r w:rsidRPr="00A42F05">
                        <w:rPr>
                          <w:rFonts w:eastAsiaTheme="minorEastAsia"/>
                        </w:rPr>
                        <w:t>兼容性好</w:t>
                      </w:r>
                      <w:r w:rsidRPr="00A42F05">
                        <w:rPr>
                          <w:rFonts w:eastAsiaTheme="minorEastAsia" w:hint="eastAsia"/>
                        </w:rPr>
                        <w:t xml:space="preserve">) </w:t>
                      </w:r>
                    </w:p>
                    <w:p w14:paraId="50907224" w14:textId="1F352252" w:rsidR="00A42F05" w:rsidRDefault="00A42F05" w:rsidP="00A42F05"/>
                  </w:txbxContent>
                </v:textbox>
              </v:shape>
            </w:pict>
          </mc:Fallback>
        </mc:AlternateContent>
      </w:r>
      <w:r w:rsidR="000D11BD" w:rsidRPr="000D11BD">
        <w:rPr>
          <w:rFonts w:eastAsiaTheme="minorEastAsia" w:hint="eastAsia"/>
        </w:rPr>
        <w:t>USB转TTL的模块</w:t>
      </w:r>
      <w:r w:rsidR="000D11BD" w:rsidRPr="000D11BD">
        <w:rPr>
          <w:rFonts w:eastAsiaTheme="minorEastAsia"/>
        </w:rPr>
        <w:t>常见的芯片</w:t>
      </w:r>
      <w:r w:rsidR="000D11BD" w:rsidRPr="000D11BD">
        <w:rPr>
          <w:rFonts w:eastAsiaTheme="minorEastAsia" w:hint="eastAsia"/>
        </w:rPr>
        <w:t xml:space="preserve">: </w:t>
      </w:r>
    </w:p>
    <w:p w14:paraId="4803B451" w14:textId="53220040" w:rsidR="002D7B6B" w:rsidRDefault="002D7B6B" w:rsidP="000D11BD">
      <w:pPr>
        <w:rPr>
          <w:rFonts w:eastAsiaTheme="minorEastAsia" w:hint="eastAsia"/>
          <w:color w:val="FF0000"/>
        </w:rPr>
      </w:pPr>
    </w:p>
    <w:p w14:paraId="3044ADE4" w14:textId="1F0DC0D7" w:rsidR="00A42F05" w:rsidRDefault="00A42F05" w:rsidP="000D11BD">
      <w:pPr>
        <w:rPr>
          <w:rFonts w:eastAsiaTheme="minorEastAsia" w:hint="eastAsia"/>
          <w:color w:val="FF0000"/>
        </w:rPr>
      </w:pPr>
    </w:p>
    <w:p w14:paraId="2C3177E8" w14:textId="77777777" w:rsidR="00A42F05" w:rsidRDefault="00A42F05" w:rsidP="000D11BD">
      <w:pPr>
        <w:rPr>
          <w:rFonts w:eastAsiaTheme="minorEastAsia" w:hint="eastAsia"/>
          <w:b/>
          <w:bCs/>
          <w:color w:val="FF0000"/>
        </w:rPr>
      </w:pPr>
    </w:p>
    <w:p w14:paraId="4B8BCDAE" w14:textId="705FF471" w:rsidR="000D11BD" w:rsidRPr="000D11BD" w:rsidRDefault="000D11BD" w:rsidP="000D11BD">
      <w:pPr>
        <w:rPr>
          <w:rFonts w:eastAsiaTheme="minorEastAsia" w:hint="eastAsia"/>
        </w:rPr>
      </w:pPr>
      <w:r w:rsidRPr="000D11BD">
        <w:rPr>
          <w:rFonts w:eastAsiaTheme="minorEastAsia" w:hint="eastAsia"/>
          <w:b/>
          <w:bCs/>
          <w:color w:val="FF0000"/>
        </w:rPr>
        <w:t>二极管D1:</w:t>
      </w:r>
      <w:r w:rsidRPr="000D11BD">
        <w:rPr>
          <w:rFonts w:eastAsiaTheme="minorEastAsia" w:hint="eastAsia"/>
        </w:rPr>
        <w:t xml:space="preserve"> CH340发出高电平时被截止由于MCU的RXD有</w:t>
      </w:r>
    </w:p>
    <w:p w14:paraId="4D5E58CA" w14:textId="77777777" w:rsidR="000D11BD" w:rsidRPr="000D11BD" w:rsidRDefault="000D11BD" w:rsidP="000D11BD">
      <w:pPr>
        <w:rPr>
          <w:rFonts w:eastAsiaTheme="minorEastAsia" w:hint="eastAsia"/>
        </w:rPr>
      </w:pPr>
      <w:r w:rsidRPr="000D11BD">
        <w:rPr>
          <w:rFonts w:eastAsiaTheme="minorEastAsia" w:hint="eastAsia"/>
        </w:rPr>
        <w:t>上拉电阻会提供高电平, 当CH340是低电平时二极管导通从</w:t>
      </w:r>
    </w:p>
    <w:p w14:paraId="37810949" w14:textId="77777777" w:rsidR="000D11BD" w:rsidRPr="000D11BD" w:rsidRDefault="000D11BD" w:rsidP="000D11BD">
      <w:pPr>
        <w:rPr>
          <w:rFonts w:eastAsiaTheme="minorEastAsia" w:hint="eastAsia"/>
        </w:rPr>
      </w:pPr>
      <w:r w:rsidRPr="000D11BD">
        <w:rPr>
          <w:rFonts w:eastAsiaTheme="minorEastAsia" w:hint="eastAsia"/>
        </w:rPr>
        <w:t>而MCU该引脚被拉低得到低电平信号。</w:t>
      </w:r>
      <w:r w:rsidRPr="000D11BD">
        <w:rPr>
          <w:rFonts w:eastAsiaTheme="minorEastAsia"/>
        </w:rPr>
        <w:t>防止了CH340 TXD</w:t>
      </w:r>
    </w:p>
    <w:p w14:paraId="6C4E0F6E" w14:textId="77777777" w:rsidR="000D11BD" w:rsidRPr="000D11BD" w:rsidRDefault="000D11BD" w:rsidP="000D11BD">
      <w:pPr>
        <w:rPr>
          <w:rFonts w:eastAsiaTheme="minorEastAsia" w:hint="eastAsia"/>
        </w:rPr>
      </w:pPr>
      <w:r w:rsidRPr="000D11BD">
        <w:rPr>
          <w:rFonts w:eastAsiaTheme="minorEastAsia"/>
        </w:rPr>
        <w:t>引脚将电流倒灌到对</w:t>
      </w:r>
      <w:r w:rsidRPr="000D11BD">
        <w:rPr>
          <w:rFonts w:eastAsiaTheme="minorEastAsia" w:hint="eastAsia"/>
        </w:rPr>
        <w:t>面的MCU的RXD引脚</w:t>
      </w:r>
    </w:p>
    <w:p w14:paraId="3DD8449B" w14:textId="24D705E6" w:rsidR="002D7B6B" w:rsidRDefault="002D7B6B" w:rsidP="000D11BD">
      <w:pPr>
        <w:rPr>
          <w:rFonts w:eastAsiaTheme="minorEastAsia" w:hint="eastAsia"/>
          <w:color w:val="FF0000"/>
        </w:rPr>
      </w:pPr>
    </w:p>
    <w:p w14:paraId="09B2EDF8" w14:textId="512970C6" w:rsidR="000D11BD" w:rsidRPr="000D11BD" w:rsidRDefault="000D11BD" w:rsidP="000D11BD">
      <w:pPr>
        <w:rPr>
          <w:rFonts w:eastAsiaTheme="minorEastAsia" w:hint="eastAsia"/>
        </w:rPr>
      </w:pPr>
      <w:r w:rsidRPr="000D11BD">
        <w:rPr>
          <w:rFonts w:eastAsiaTheme="minorEastAsia" w:hint="eastAsia"/>
          <w:b/>
          <w:bCs/>
          <w:color w:val="FF0000"/>
        </w:rPr>
        <w:t>电阻R1:</w:t>
      </w:r>
      <w:r w:rsidRPr="000D11BD">
        <w:rPr>
          <w:rFonts w:eastAsiaTheme="minorEastAsia" w:hint="eastAsia"/>
          <w:b/>
          <w:bCs/>
        </w:rPr>
        <w:t xml:space="preserve"> </w:t>
      </w:r>
      <w:r w:rsidRPr="000D11BD">
        <w:rPr>
          <w:rFonts w:eastAsiaTheme="minorEastAsia"/>
        </w:rPr>
        <w:t>限流电阻</w:t>
      </w:r>
      <w:r w:rsidRPr="000D11BD">
        <w:rPr>
          <w:rFonts w:eastAsiaTheme="minorEastAsia" w:hint="eastAsia"/>
        </w:rPr>
        <w:t>用</w:t>
      </w:r>
      <w:r w:rsidRPr="000D11BD">
        <w:rPr>
          <w:rFonts w:eastAsiaTheme="minorEastAsia"/>
        </w:rPr>
        <w:t>来防止</w:t>
      </w:r>
      <w:r w:rsidRPr="000D11BD">
        <w:rPr>
          <w:rFonts w:eastAsiaTheme="minorEastAsia" w:hint="eastAsia"/>
        </w:rPr>
        <w:t>MCU的RXD引脚</w:t>
      </w:r>
      <w:r w:rsidRPr="000D11BD">
        <w:rPr>
          <w:rFonts w:eastAsiaTheme="minorEastAsia"/>
        </w:rPr>
        <w:t>对CH340</w:t>
      </w:r>
    </w:p>
    <w:p w14:paraId="305FF213" w14:textId="77777777" w:rsidR="000D11BD" w:rsidRPr="000D11BD" w:rsidRDefault="000D11BD" w:rsidP="000D11BD">
      <w:pPr>
        <w:rPr>
          <w:rFonts w:eastAsiaTheme="minorEastAsia" w:hint="eastAsia"/>
        </w:rPr>
      </w:pPr>
      <w:r w:rsidRPr="000D11BD">
        <w:rPr>
          <w:rFonts w:eastAsiaTheme="minorEastAsia"/>
        </w:rPr>
        <w:t>电</w:t>
      </w:r>
      <w:r w:rsidRPr="000D11BD">
        <w:rPr>
          <w:rFonts w:eastAsiaTheme="minorEastAsia" w:hint="eastAsia"/>
        </w:rPr>
        <w:t>流倒灌而损坏CH340</w:t>
      </w:r>
    </w:p>
    <w:p w14:paraId="45BA1BE7" w14:textId="77777777" w:rsidR="002D7B6B" w:rsidRDefault="002D7B6B" w:rsidP="000D11BD">
      <w:pPr>
        <w:jc w:val="left"/>
        <w:rPr>
          <w:rFonts w:eastAsiaTheme="minorEastAsia" w:hint="eastAsia"/>
          <w:color w:val="FF0000"/>
        </w:rPr>
      </w:pPr>
    </w:p>
    <w:p w14:paraId="6BD69878" w14:textId="38A735E5" w:rsidR="000D11BD" w:rsidRPr="000D11BD" w:rsidRDefault="000D11BD" w:rsidP="000D11BD">
      <w:pPr>
        <w:jc w:val="left"/>
        <w:rPr>
          <w:rFonts w:eastAsiaTheme="minorEastAsia" w:hint="eastAsia"/>
        </w:rPr>
      </w:pPr>
      <w:r w:rsidRPr="000D11BD">
        <w:rPr>
          <w:rFonts w:eastAsiaTheme="minorEastAsia" w:hint="eastAsia"/>
          <w:b/>
          <w:bCs/>
          <w:color w:val="FF0000"/>
        </w:rPr>
        <w:t>烧录过程:</w:t>
      </w:r>
      <w:r w:rsidRPr="000D11BD">
        <w:rPr>
          <w:rFonts w:eastAsiaTheme="minorEastAsia" w:hint="eastAsia"/>
          <w:b/>
          <w:bCs/>
        </w:rPr>
        <w:t xml:space="preserve"> </w:t>
      </w:r>
      <w:r w:rsidRPr="000D11BD">
        <w:rPr>
          <w:rFonts w:eastAsiaTheme="minorEastAsia" w:hint="eastAsia"/>
        </w:rPr>
        <w:t>MCU先要冷启动 (完全断电后再重启) 然后才会</w:t>
      </w:r>
      <w:r w:rsidRPr="000D11BD">
        <w:rPr>
          <w:rFonts w:eastAsiaTheme="minorEastAsia"/>
        </w:rPr>
        <w:t>进入Bootloader</w:t>
      </w:r>
      <w:r w:rsidRPr="000D11BD">
        <w:rPr>
          <w:rFonts w:eastAsiaTheme="minorEastAsia" w:hint="eastAsia"/>
        </w:rPr>
        <w:t>(软件部分)程序(几十毫秒)检查</w:t>
      </w:r>
      <w:r w:rsidR="002D7B6B" w:rsidRPr="002D7B6B">
        <w:rPr>
          <w:rFonts w:eastAsiaTheme="minorEastAsia"/>
        </w:rPr>
        <w:t>MCU自己RX</w:t>
      </w:r>
      <w:r w:rsidR="002D7B6B">
        <w:rPr>
          <w:rFonts w:eastAsiaTheme="minorEastAsia" w:hint="eastAsia"/>
        </w:rPr>
        <w:t>D</w:t>
      </w:r>
      <w:r w:rsidR="002D7B6B" w:rsidRPr="002D7B6B">
        <w:rPr>
          <w:rFonts w:eastAsiaTheme="minorEastAsia"/>
        </w:rPr>
        <w:t>引脚</w:t>
      </w:r>
      <w:r w:rsidR="002D7B6B">
        <w:rPr>
          <w:rFonts w:eastAsiaTheme="minorEastAsia" w:hint="eastAsia"/>
        </w:rPr>
        <w:t>是否有特定数据(握手指令)</w:t>
      </w:r>
      <w:r w:rsidRPr="000D11BD">
        <w:rPr>
          <w:rFonts w:eastAsiaTheme="minorEastAsia" w:hint="eastAsia"/>
        </w:rPr>
        <w:t>。如果有, 则进入ISP烧录模式, MCU接收HEX文件, 完成后退出Bootloader, 跳转到之前程序的起始地址0x0000开始执行 (只有再次复位后才开始新的程序)。如果Bootloader没有检查到握手, 则直接开始现有的程序。</w:t>
      </w:r>
    </w:p>
    <w:p w14:paraId="04078CBB" w14:textId="77777777" w:rsidR="000D11BD" w:rsidRPr="000D11BD" w:rsidRDefault="000D11BD" w:rsidP="002D471B">
      <w:pPr>
        <w:rPr>
          <w:rFonts w:eastAsiaTheme="minorEastAsia" w:hint="eastAsia"/>
        </w:rPr>
      </w:pPr>
    </w:p>
    <w:p w14:paraId="57CE4406" w14:textId="77777777" w:rsidR="007326B7" w:rsidRDefault="007326B7" w:rsidP="002D471B">
      <w:pPr>
        <w:rPr>
          <w:rFonts w:eastAsiaTheme="minorEastAsia" w:hint="eastAsia"/>
        </w:rPr>
      </w:pPr>
    </w:p>
    <w:p w14:paraId="4D9201D4" w14:textId="2934FB74" w:rsidR="001F2CC4" w:rsidRDefault="000D11BD" w:rsidP="002D471B">
      <w:pPr>
        <w:pStyle w:val="af6"/>
        <w:rPr>
          <w:rFonts w:eastAsiaTheme="minorEastAsia" w:hint="eastAsia"/>
        </w:rPr>
      </w:pPr>
      <w:r>
        <w:rPr>
          <w:rFonts w:hint="eastAsia"/>
        </w:rPr>
        <w:t>4</w:t>
      </w:r>
      <w:r w:rsidR="002D471B">
        <w:rPr>
          <w:rFonts w:eastAsiaTheme="minorEastAsia" w:hint="eastAsia"/>
        </w:rPr>
        <w:t xml:space="preserve"> 复位电路</w:t>
      </w:r>
    </w:p>
    <w:p w14:paraId="4096D88E" w14:textId="65ACA451" w:rsidR="000D11BD" w:rsidRPr="000D11BD" w:rsidRDefault="000D11BD" w:rsidP="000D11BD">
      <w:pPr>
        <w:rPr>
          <w:rFonts w:asciiTheme="minorEastAsia" w:eastAsiaTheme="minorEastAsia" w:hAnsiTheme="minorEastAsia" w:cs="Times New Roman" w:hint="eastAsia"/>
        </w:rPr>
      </w:pPr>
      <w:r w:rsidRPr="000D11BD">
        <w:rPr>
          <w:rFonts w:asciiTheme="minorEastAsia" w:eastAsiaTheme="minorEastAsia" w:hAnsiTheme="minorEastAsia" w:cs="Times New Roman"/>
          <w:noProof/>
          <w:lang w:val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459C76" wp14:editId="692FFC83">
                <wp:simplePos x="0" y="0"/>
                <wp:positionH relativeFrom="column">
                  <wp:posOffset>-635</wp:posOffset>
                </wp:positionH>
                <wp:positionV relativeFrom="paragraph">
                  <wp:posOffset>28575</wp:posOffset>
                </wp:positionV>
                <wp:extent cx="1484630" cy="1170305"/>
                <wp:effectExtent l="0" t="0" r="1270" b="0"/>
                <wp:wrapSquare wrapText="bothSides"/>
                <wp:docPr id="1243989547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4630" cy="1170305"/>
                          <a:chOff x="0" y="0"/>
                          <a:chExt cx="1870049" cy="1281430"/>
                        </a:xfrm>
                      </wpg:grpSpPr>
                      <pic:pic xmlns:pic="http://schemas.openxmlformats.org/drawingml/2006/picture">
                        <pic:nvPicPr>
                          <pic:cNvPr id="187407202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3394428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9769" y="0"/>
                            <a:ext cx="970280" cy="128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E2547" id="组合 4" o:spid="_x0000_s1026" style="position:absolute;margin-left:-.05pt;margin-top:2.25pt;width:116.9pt;height:92.15pt;z-index:251663360;mso-width-relative:margin;mso-height-relative:margin" coordsize="18700,12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">
                <v:shape id="图片 2" o:spid="_x0000_s1027" type="#_x0000_t75" style="position:absolute;width:8991;height:12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">
                  <v:imagedata r:id="rId15" o:title=""/>
                </v:shape>
                <v:shape id="图片 3" o:spid="_x0000_s1028" type="#_x0000_t75" style="position:absolute;left:8997;width:9703;height:12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">
                  <v:imagedata r:id="rId16" o:title=""/>
                </v:shape>
                <w10:wrap type="square"/>
              </v:group>
            </w:pict>
          </mc:Fallback>
        </mc:AlternateContent>
      </w:r>
      <w:r w:rsidRPr="000D11BD">
        <w:rPr>
          <w:rFonts w:asciiTheme="minorEastAsia" w:eastAsiaTheme="minorEastAsia" w:hAnsiTheme="minorEastAsia" w:cs="Times New Roman"/>
        </w:rPr>
        <w:t xml:space="preserve">由于MCU上电时内部寄存器可能是随机情况所以需要复位。复位电路的电容是为了延缓时间从而使电平能够稳定到触发状态。 </w:t>
      </w:r>
    </w:p>
    <w:p w14:paraId="40513ECD" w14:textId="2B28A81F" w:rsidR="000D11BD" w:rsidRPr="000D11BD" w:rsidRDefault="000D11BD" w:rsidP="000D11BD">
      <w:pPr>
        <w:jc w:val="left"/>
        <w:rPr>
          <w:rFonts w:asciiTheme="minorEastAsia" w:eastAsiaTheme="minorEastAsia" w:hAnsiTheme="minorEastAsia" w:cs="Times New Roman" w:hint="eastAsia"/>
        </w:rPr>
      </w:pPr>
      <w:r w:rsidRPr="000D11BD">
        <w:rPr>
          <w:rFonts w:asciiTheme="minorEastAsia" w:eastAsiaTheme="minorEastAsia" w:hAnsiTheme="minorEastAsia" w:cs="Times New Roman"/>
        </w:rPr>
        <w:t>复位之后电平不能一直保持否则一直处于复位状态。由于是电平触发的复位, 所以不能直接连接触发Vcc</w:t>
      </w:r>
    </w:p>
    <w:p w14:paraId="07E30BBA" w14:textId="64F83FE1" w:rsidR="000D11BD" w:rsidRPr="000D11BD" w:rsidRDefault="000D11BD" w:rsidP="000D11BD">
      <w:pPr>
        <w:rPr>
          <w:rFonts w:asciiTheme="minorEastAsia" w:eastAsiaTheme="minorEastAsia" w:hAnsiTheme="minorEastAsia" w:cs="Times New Roman" w:hint="eastAsia"/>
        </w:rPr>
      </w:pPr>
      <w:r w:rsidRPr="000D11BD">
        <w:rPr>
          <w:rFonts w:asciiTheme="minorEastAsia" w:eastAsiaTheme="minorEastAsia" w:hAnsiTheme="minorEastAsia" w:cs="Times New Roman"/>
        </w:rPr>
        <w:t>STC89C52是高电平复位 (高电平维持至少2个机器周期, 然后再变为低电平, 如果不变为低电平</w:t>
      </w:r>
      <w:r>
        <w:rPr>
          <w:rFonts w:asciiTheme="minorEastAsia" w:eastAsiaTheme="minorEastAsia" w:hAnsiTheme="minorEastAsia" w:cs="Times New Roman" w:hint="eastAsia"/>
        </w:rPr>
        <w:t xml:space="preserve">, </w:t>
      </w:r>
      <w:r w:rsidRPr="000D11BD">
        <w:rPr>
          <w:rFonts w:asciiTheme="minorEastAsia" w:eastAsiaTheme="minorEastAsia" w:hAnsiTheme="minorEastAsia" w:cs="Times New Roman"/>
        </w:rPr>
        <w:t>则一直处于复位状态)</w:t>
      </w:r>
      <w:r>
        <w:rPr>
          <w:rFonts w:asciiTheme="minorEastAsia" w:eastAsiaTheme="minorEastAsia" w:hAnsiTheme="minorEastAsia" w:cs="Times New Roman" w:hint="eastAsia"/>
        </w:rPr>
        <w:t>。</w:t>
      </w:r>
      <w:r w:rsidRPr="000D11BD">
        <w:rPr>
          <w:rFonts w:asciiTheme="minorEastAsia" w:eastAsiaTheme="minorEastAsia" w:hAnsiTheme="minorEastAsia" w:cs="Times New Roman"/>
        </w:rPr>
        <w:t>因此实际情况里在左侧电路的电容之间有开关从而控制RSET的电平, 开关闭合RSET电平=Vcc, 电容放电, 松手后 (开关断开) 此时电容充电使得RSET处于高电平至少2个机器周期,</w:t>
      </w:r>
      <w:r>
        <w:rPr>
          <w:rFonts w:asciiTheme="minorEastAsia" w:eastAsiaTheme="minorEastAsia" w:hAnsiTheme="minorEastAsia" w:cs="Times New Roman" w:hint="eastAsia"/>
        </w:rPr>
        <w:t xml:space="preserve"> </w:t>
      </w:r>
      <w:r w:rsidRPr="000D11BD">
        <w:rPr>
          <w:rFonts w:asciiTheme="minorEastAsia" w:eastAsiaTheme="minorEastAsia" w:hAnsiTheme="minorEastAsia" w:cs="Times New Roman"/>
        </w:rPr>
        <w:t>电容充满电后RSET为低电平</w:t>
      </w:r>
    </w:p>
    <w:p w14:paraId="341693AC" w14:textId="77777777" w:rsidR="002D471B" w:rsidRPr="000D11BD" w:rsidRDefault="002D471B" w:rsidP="002D471B">
      <w:pPr>
        <w:rPr>
          <w:rFonts w:eastAsiaTheme="minorEastAsia" w:hint="eastAsia"/>
        </w:rPr>
      </w:pPr>
    </w:p>
    <w:p w14:paraId="3C8302A2" w14:textId="7A9FE050" w:rsidR="000D11BD" w:rsidRPr="00FB002D" w:rsidRDefault="000D11BD" w:rsidP="000D11BD">
      <w:pPr>
        <w:rPr>
          <w:rFonts w:eastAsiaTheme="minorEastAsia" w:hint="eastAsia"/>
          <w:b/>
          <w:bCs/>
          <w:color w:val="0070C0"/>
        </w:rPr>
      </w:pPr>
      <w:r w:rsidRPr="00FB002D">
        <w:rPr>
          <w:rFonts w:eastAsiaTheme="minorEastAsia"/>
          <w:b/>
          <w:bCs/>
          <w:color w:val="0070C0"/>
        </w:rPr>
        <w:t>常见RC复位电路</w:t>
      </w:r>
      <w:r w:rsidRPr="00FB002D">
        <w:rPr>
          <w:rFonts w:eastAsiaTheme="minorEastAsia" w:hint="eastAsia"/>
          <w:b/>
          <w:bCs/>
          <w:color w:val="0070C0"/>
        </w:rPr>
        <w:t xml:space="preserve">: </w:t>
      </w:r>
    </w:p>
    <w:p w14:paraId="31592564" w14:textId="6ECB5152" w:rsidR="000D11BD" w:rsidRPr="000D11BD" w:rsidRDefault="000D11BD" w:rsidP="000D11BD">
      <w:pPr>
        <w:pStyle w:val="a9"/>
        <w:numPr>
          <w:ilvl w:val="0"/>
          <w:numId w:val="16"/>
        </w:numPr>
        <w:ind w:hanging="156"/>
        <w:rPr>
          <w:rFonts w:eastAsiaTheme="minorEastAsia" w:hint="eastAsia"/>
          <w:color w:val="0070C0"/>
        </w:rPr>
      </w:pPr>
      <w:r w:rsidRPr="000D11BD">
        <w:rPr>
          <w:rFonts w:eastAsiaTheme="minorEastAsia"/>
          <w:color w:val="0070C0"/>
        </w:rPr>
        <w:t>电阻</w:t>
      </w:r>
      <w:r w:rsidRPr="000D11BD">
        <w:rPr>
          <w:rFonts w:eastAsiaTheme="minorEastAsia" w:hint="eastAsia"/>
          <w:color w:val="0070C0"/>
        </w:rPr>
        <w:t xml:space="preserve">: </w:t>
      </w:r>
      <w:r w:rsidRPr="000D11BD">
        <w:rPr>
          <w:rFonts w:eastAsiaTheme="minorEastAsia"/>
          <w:color w:val="0070C0"/>
        </w:rPr>
        <w:t>10kΩ</w:t>
      </w:r>
      <w:r w:rsidRPr="000D11BD">
        <w:rPr>
          <w:rFonts w:eastAsiaTheme="minorEastAsia" w:hint="eastAsia"/>
          <w:color w:val="0070C0"/>
        </w:rPr>
        <w:t xml:space="preserve"> (</w:t>
      </w:r>
      <w:r w:rsidRPr="000D11BD">
        <w:rPr>
          <w:rFonts w:eastAsiaTheme="minorEastAsia"/>
          <w:color w:val="0070C0"/>
        </w:rPr>
        <w:t>上拉或下拉</w:t>
      </w:r>
      <w:r w:rsidRPr="000D11BD">
        <w:rPr>
          <w:rFonts w:eastAsiaTheme="minorEastAsia" w:hint="eastAsia"/>
          <w:color w:val="0070C0"/>
        </w:rPr>
        <w:t>)</w:t>
      </w:r>
    </w:p>
    <w:p w14:paraId="70DFAFCC" w14:textId="51448004" w:rsidR="002D471B" w:rsidRPr="000D11BD" w:rsidRDefault="000D11BD" w:rsidP="000D11BD">
      <w:pPr>
        <w:pStyle w:val="a9"/>
        <w:numPr>
          <w:ilvl w:val="0"/>
          <w:numId w:val="16"/>
        </w:numPr>
        <w:ind w:hanging="156"/>
        <w:rPr>
          <w:rFonts w:eastAsiaTheme="minorEastAsia" w:hint="eastAsia"/>
          <w:color w:val="0070C0"/>
        </w:rPr>
      </w:pPr>
      <w:r w:rsidRPr="000D11BD">
        <w:rPr>
          <w:rFonts w:eastAsiaTheme="minorEastAsia"/>
          <w:color w:val="0070C0"/>
        </w:rPr>
        <w:t>电容</w:t>
      </w:r>
      <w:r w:rsidRPr="000D11BD">
        <w:rPr>
          <w:rFonts w:eastAsiaTheme="minorEastAsia" w:hint="eastAsia"/>
          <w:color w:val="0070C0"/>
        </w:rPr>
        <w:t xml:space="preserve">: </w:t>
      </w:r>
      <w:r w:rsidRPr="000D11BD">
        <w:rPr>
          <w:rFonts w:eastAsiaTheme="minorEastAsia"/>
          <w:color w:val="0070C0"/>
        </w:rPr>
        <w:t>0.1µF</w:t>
      </w:r>
      <w:r w:rsidRPr="000D11BD">
        <w:rPr>
          <w:rFonts w:eastAsiaTheme="minorEastAsia" w:hint="eastAsia"/>
          <w:color w:val="0070C0"/>
        </w:rPr>
        <w:t xml:space="preserve"> (</w:t>
      </w:r>
      <w:r w:rsidRPr="000D11BD">
        <w:rPr>
          <w:rFonts w:eastAsiaTheme="minorEastAsia"/>
          <w:color w:val="0070C0"/>
        </w:rPr>
        <w:t>常用值可以0.1~10µF调节</w:t>
      </w:r>
      <w:r w:rsidRPr="000D11BD">
        <w:rPr>
          <w:rFonts w:eastAsiaTheme="minorEastAsia" w:hint="eastAsia"/>
          <w:color w:val="0070C0"/>
        </w:rPr>
        <w:t>)</w:t>
      </w:r>
    </w:p>
    <w:p w14:paraId="02B457D1" w14:textId="77777777" w:rsidR="002D471B" w:rsidRDefault="002D471B" w:rsidP="002D471B">
      <w:pPr>
        <w:rPr>
          <w:rFonts w:eastAsiaTheme="minorEastAsia" w:hint="eastAsia"/>
        </w:rPr>
      </w:pPr>
    </w:p>
    <w:p w14:paraId="30A26A48" w14:textId="77777777" w:rsidR="002D471B" w:rsidRDefault="002D471B" w:rsidP="002D471B">
      <w:pPr>
        <w:rPr>
          <w:rFonts w:eastAsiaTheme="minorEastAsia" w:hint="eastAsia"/>
        </w:rPr>
      </w:pPr>
    </w:p>
    <w:p w14:paraId="0C75E3E1" w14:textId="77777777" w:rsidR="001F2CC4" w:rsidRDefault="001F2CC4" w:rsidP="002D471B"/>
    <w:p w14:paraId="0D5BE542" w14:textId="77777777" w:rsidR="001F2CC4" w:rsidRDefault="001F2CC4" w:rsidP="002D471B"/>
    <w:p w14:paraId="7EE34591" w14:textId="77777777" w:rsidR="001F2CC4" w:rsidRDefault="001F2CC4" w:rsidP="001F2CC4">
      <w:pPr>
        <w:pStyle w:val="af2"/>
      </w:pPr>
    </w:p>
    <w:p w14:paraId="00FBA8D2" w14:textId="13E6A205" w:rsidR="001F2CC4" w:rsidRPr="0027173B" w:rsidRDefault="00D7406A" w:rsidP="00C7090C">
      <w:pPr>
        <w:pStyle w:val="af4"/>
        <w:rPr>
          <w:rFonts w:hint="eastAsia"/>
        </w:rPr>
      </w:pPr>
      <w:r w:rsidRPr="0027173B">
        <w:rPr>
          <w:rFonts w:hint="eastAsia"/>
        </w:rPr>
        <w:t xml:space="preserve">2 </w:t>
      </w:r>
      <w:r w:rsidRPr="0027173B">
        <w:t>《</w:t>
      </w:r>
      <w:r w:rsidRPr="0027173B">
        <w:rPr>
          <w:rFonts w:hint="eastAsia"/>
        </w:rPr>
        <w:t>STC89</w:t>
      </w:r>
      <w:r w:rsidRPr="0027173B">
        <w:t>C</w:t>
      </w:r>
      <w:r w:rsidRPr="0027173B">
        <w:rPr>
          <w:rFonts w:hint="eastAsia"/>
        </w:rPr>
        <w:t>52 GPIO</w:t>
      </w:r>
      <w:r w:rsidRPr="0027173B">
        <w:t>》</w:t>
      </w:r>
    </w:p>
    <w:p w14:paraId="715EF610" w14:textId="5626FF99" w:rsidR="001F2CC4" w:rsidRPr="0027173B" w:rsidRDefault="001F2CC4" w:rsidP="001F2CC4">
      <w:pPr>
        <w:pStyle w:val="af2"/>
        <w:rPr>
          <w:rFonts w:eastAsiaTheme="minorEastAsia" w:hint="eastAsia"/>
        </w:rPr>
      </w:pPr>
    </w:p>
    <w:tbl>
      <w:tblPr>
        <w:tblW w:w="7225" w:type="dxa"/>
        <w:jc w:val="center"/>
        <w:tblLook w:val="04A0" w:firstRow="1" w:lastRow="0" w:firstColumn="1" w:lastColumn="0" w:noHBand="0" w:noVBand="1"/>
      </w:tblPr>
      <w:tblGrid>
        <w:gridCol w:w="562"/>
        <w:gridCol w:w="1418"/>
        <w:gridCol w:w="5245"/>
      </w:tblGrid>
      <w:tr w:rsidR="0027173B" w:rsidRPr="0027173B" w:rsidDel="00254E04" w14:paraId="4E6E94AC" w14:textId="6118E33D" w:rsidTr="00D506D4">
        <w:trPr>
          <w:trHeight w:val="118"/>
          <w:jc w:val="center"/>
          <w:del w:id="0" w:author="Martin Ma" w:date="2025-10-04T21:34:00Z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05E60" w14:textId="5CD48F14" w:rsidR="0027173B" w:rsidRPr="0027173B" w:rsidDel="00254E04" w:rsidRDefault="0027173B" w:rsidP="00D506D4">
            <w:pPr>
              <w:jc w:val="center"/>
              <w:rPr>
                <w:del w:id="1" w:author="Martin Ma" w:date="2025-10-04T21:34:00Z" w16du:dateUtc="2025-10-05T04:34:00Z"/>
                <w:rFonts w:eastAsia="等线" w:hint="eastAsia"/>
                <w:b/>
                <w:bCs/>
              </w:rPr>
            </w:pPr>
            <w:del w:id="2" w:author="Martin Ma" w:date="2025-10-04T21:34:00Z" w16du:dateUtc="2025-10-05T04:34:00Z">
              <w:r w:rsidRPr="0027173B" w:rsidDel="00254E04">
                <w:rPr>
                  <w:rFonts w:eastAsia="等线" w:hint="eastAsia"/>
                  <w:b/>
                  <w:bCs/>
                </w:rPr>
                <w:delText>端口</w:delText>
              </w:r>
            </w:del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5023" w14:textId="4EAD74E1" w:rsidR="0027173B" w:rsidRPr="0027173B" w:rsidDel="00254E04" w:rsidRDefault="0027173B" w:rsidP="00D506D4">
            <w:pPr>
              <w:jc w:val="center"/>
              <w:rPr>
                <w:del w:id="3" w:author="Martin Ma" w:date="2025-10-04T21:34:00Z" w16du:dateUtc="2025-10-05T04:34:00Z"/>
                <w:rFonts w:eastAsia="等线" w:hint="eastAsia"/>
                <w:b/>
                <w:bCs/>
              </w:rPr>
            </w:pPr>
            <w:del w:id="4" w:author="Martin Ma" w:date="2025-10-04T21:34:00Z" w16du:dateUtc="2025-10-05T04:34:00Z">
              <w:r w:rsidRPr="0027173B" w:rsidDel="00254E04">
                <w:rPr>
                  <w:rFonts w:eastAsia="等线" w:hint="eastAsia"/>
                  <w:b/>
                  <w:bCs/>
                </w:rPr>
                <w:delText>默认特性</w:delText>
              </w:r>
            </w:del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BF83A" w14:textId="48C8F983" w:rsidR="0027173B" w:rsidRPr="0027173B" w:rsidDel="00254E04" w:rsidRDefault="0027173B" w:rsidP="00D506D4">
            <w:pPr>
              <w:jc w:val="center"/>
              <w:rPr>
                <w:del w:id="5" w:author="Martin Ma" w:date="2025-10-04T21:34:00Z" w16du:dateUtc="2025-10-05T04:34:00Z"/>
                <w:rFonts w:eastAsia="等线" w:hint="eastAsia"/>
                <w:b/>
                <w:bCs/>
              </w:rPr>
            </w:pPr>
            <w:del w:id="6" w:author="Martin Ma" w:date="2025-10-04T21:34:00Z" w16du:dateUtc="2025-10-05T04:34:00Z">
              <w:r w:rsidDel="00254E04">
                <w:rPr>
                  <w:rFonts w:eastAsia="等线" w:hint="eastAsia"/>
                  <w:b/>
                  <w:bCs/>
                </w:rPr>
                <w:delText>默认情况</w:delText>
              </w:r>
            </w:del>
          </w:p>
        </w:tc>
      </w:tr>
      <w:tr w:rsidR="0027173B" w:rsidRPr="0027173B" w:rsidDel="00254E04" w14:paraId="6A734CD0" w14:textId="0E62602D" w:rsidTr="00D506D4">
        <w:trPr>
          <w:trHeight w:val="192"/>
          <w:jc w:val="center"/>
          <w:del w:id="7" w:author="Martin Ma" w:date="2025-10-04T21:34:00Z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6EE4" w14:textId="3393BC7C" w:rsidR="0027173B" w:rsidRPr="0027173B" w:rsidDel="00254E04" w:rsidRDefault="0027173B" w:rsidP="00D506D4">
            <w:pPr>
              <w:jc w:val="center"/>
              <w:rPr>
                <w:del w:id="8" w:author="Martin Ma" w:date="2025-10-04T21:34:00Z" w16du:dateUtc="2025-10-05T04:34:00Z"/>
                <w:rFonts w:eastAsia="等线" w:hint="eastAsia"/>
              </w:rPr>
            </w:pPr>
            <w:del w:id="9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P0</w:delText>
              </w:r>
            </w:del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CE397" w14:textId="7498C98E" w:rsidR="0027173B" w:rsidRPr="0027173B" w:rsidDel="00254E04" w:rsidRDefault="0027173B" w:rsidP="00D506D4">
            <w:pPr>
              <w:rPr>
                <w:del w:id="10" w:author="Martin Ma" w:date="2025-10-04T21:34:00Z" w16du:dateUtc="2025-10-05T04:34:00Z"/>
                <w:rFonts w:eastAsia="等线" w:hint="eastAsia"/>
              </w:rPr>
            </w:pPr>
            <w:del w:id="11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无内部上拉电阻</w:delText>
              </w:r>
            </w:del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3EBA2" w14:textId="418B0C44" w:rsidR="0027173B" w:rsidRPr="0027173B" w:rsidDel="00254E04" w:rsidRDefault="0027173B" w:rsidP="00D506D4">
            <w:pPr>
              <w:rPr>
                <w:del w:id="12" w:author="Martin Ma" w:date="2025-10-04T21:34:00Z" w16du:dateUtc="2025-10-05T04:34:00Z"/>
                <w:rFonts w:eastAsia="等线" w:hint="eastAsia"/>
              </w:rPr>
            </w:pPr>
            <w:del w:id="13" w:author="Martin Ma" w:date="2025-10-04T21:34:00Z" w16du:dateUtc="2025-10-05T04:34:00Z">
              <w:r w:rsidRPr="0027173B" w:rsidDel="00254E04">
                <w:rPr>
                  <w:rFonts w:eastAsia="等线"/>
                </w:rPr>
                <w:delText>开漏</w:delText>
              </w:r>
              <w:r w:rsidDel="00254E04">
                <w:rPr>
                  <w:rFonts w:eastAsia="等线" w:hint="eastAsia"/>
                </w:rPr>
                <w:delText xml:space="preserve">, </w:delText>
              </w:r>
              <w:r w:rsidRPr="0027173B" w:rsidDel="00254E04">
                <w:rPr>
                  <w:rFonts w:eastAsia="等线" w:hint="eastAsia"/>
                </w:rPr>
                <w:delText>必须外接上拉电阻才能输出高电平</w:delText>
              </w:r>
              <w:r w:rsidDel="00254E04">
                <w:rPr>
                  <w:rFonts w:eastAsia="等线" w:hint="eastAsia"/>
                </w:rPr>
                <w:delText xml:space="preserve">, </w:delText>
              </w:r>
              <w:r w:rsidRPr="0027173B" w:rsidDel="00254E04">
                <w:rPr>
                  <w:rFonts w:eastAsia="等线" w:hint="eastAsia"/>
                </w:rPr>
                <w:delText>常用作数据总线</w:delText>
              </w:r>
              <w:r w:rsidDel="00254E04">
                <w:rPr>
                  <w:rFonts w:eastAsia="等线" w:hint="eastAsia"/>
                </w:rPr>
                <w:delText>(</w:delText>
              </w:r>
              <w:r w:rsidRPr="0027173B" w:rsidDel="00254E04">
                <w:rPr>
                  <w:rFonts w:eastAsia="等线" w:hint="eastAsia"/>
                </w:rPr>
                <w:delText>与外部存储器扩展时复用AD0~AD7</w:delText>
              </w:r>
              <w:r w:rsidDel="00254E04">
                <w:rPr>
                  <w:rFonts w:eastAsia="等线" w:hint="eastAsia"/>
                </w:rPr>
                <w:delText>)</w:delText>
              </w:r>
            </w:del>
          </w:p>
        </w:tc>
      </w:tr>
      <w:tr w:rsidR="0027173B" w:rsidRPr="0027173B" w:rsidDel="00254E04" w14:paraId="530489BA" w14:textId="4AF6EE35" w:rsidTr="00D506D4">
        <w:trPr>
          <w:trHeight w:val="70"/>
          <w:jc w:val="center"/>
          <w:del w:id="14" w:author="Martin Ma" w:date="2025-10-04T21:34:00Z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6B2C8" w14:textId="621F864D" w:rsidR="0027173B" w:rsidRPr="0027173B" w:rsidDel="00254E04" w:rsidRDefault="0027173B" w:rsidP="00D506D4">
            <w:pPr>
              <w:jc w:val="center"/>
              <w:rPr>
                <w:del w:id="15" w:author="Martin Ma" w:date="2025-10-04T21:34:00Z" w16du:dateUtc="2025-10-05T04:34:00Z"/>
                <w:rFonts w:eastAsia="等线" w:hint="eastAsia"/>
              </w:rPr>
            </w:pPr>
            <w:del w:id="16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P1</w:delText>
              </w:r>
            </w:del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5A015" w14:textId="616470D0" w:rsidR="0027173B" w:rsidRPr="0027173B" w:rsidDel="00254E04" w:rsidRDefault="0027173B" w:rsidP="00D506D4">
            <w:pPr>
              <w:rPr>
                <w:del w:id="17" w:author="Martin Ma" w:date="2025-10-04T21:34:00Z" w16du:dateUtc="2025-10-05T04:34:00Z"/>
                <w:rFonts w:eastAsia="等线" w:hint="eastAsia"/>
              </w:rPr>
            </w:pPr>
            <w:del w:id="18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内部带上拉电阻</w:delText>
              </w:r>
            </w:del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B4860" w14:textId="0A2866A8" w:rsidR="0027173B" w:rsidRPr="0027173B" w:rsidDel="00254E04" w:rsidRDefault="0027173B" w:rsidP="00D506D4">
            <w:pPr>
              <w:rPr>
                <w:del w:id="19" w:author="Martin Ma" w:date="2025-10-04T21:34:00Z" w16du:dateUtc="2025-10-05T04:34:00Z"/>
                <w:rFonts w:eastAsia="等线" w:hint="eastAsia"/>
              </w:rPr>
            </w:pPr>
            <w:del w:id="20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准双向</w:delText>
              </w:r>
              <w:r w:rsidDel="00254E04">
                <w:rPr>
                  <w:rFonts w:eastAsia="等线" w:hint="eastAsia"/>
                </w:rPr>
                <w:delText xml:space="preserve">, </w:delText>
              </w:r>
              <w:r w:rsidRPr="0027173B" w:rsidDel="00254E04">
                <w:rPr>
                  <w:rFonts w:eastAsia="等线" w:hint="eastAsia"/>
                </w:rPr>
                <w:delText>默认可直接输出高电平</w:delText>
              </w:r>
              <w:r w:rsidDel="00254E04">
                <w:rPr>
                  <w:rFonts w:eastAsia="等线" w:hint="eastAsia"/>
                </w:rPr>
                <w:delText xml:space="preserve">, </w:delText>
              </w:r>
              <w:r w:rsidRPr="0027173B" w:rsidDel="00254E04">
                <w:rPr>
                  <w:rFonts w:eastAsia="等线" w:hint="eastAsia"/>
                </w:rPr>
                <w:delText>常用作普通 I/O</w:delText>
              </w:r>
            </w:del>
          </w:p>
        </w:tc>
      </w:tr>
      <w:tr w:rsidR="0027173B" w:rsidRPr="0027173B" w:rsidDel="00254E04" w14:paraId="137C1197" w14:textId="351F5306" w:rsidTr="00D506D4">
        <w:trPr>
          <w:trHeight w:val="144"/>
          <w:jc w:val="center"/>
          <w:del w:id="21" w:author="Martin Ma" w:date="2025-10-04T21:34:00Z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9256" w14:textId="43B02362" w:rsidR="0027173B" w:rsidRPr="0027173B" w:rsidDel="00254E04" w:rsidRDefault="0027173B" w:rsidP="00D506D4">
            <w:pPr>
              <w:jc w:val="center"/>
              <w:rPr>
                <w:del w:id="22" w:author="Martin Ma" w:date="2025-10-04T21:34:00Z" w16du:dateUtc="2025-10-05T04:34:00Z"/>
                <w:rFonts w:eastAsia="等线" w:hint="eastAsia"/>
              </w:rPr>
            </w:pPr>
            <w:del w:id="23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P2</w:delText>
              </w:r>
            </w:del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EF16A" w14:textId="54A2D739" w:rsidR="0027173B" w:rsidRPr="0027173B" w:rsidDel="00254E04" w:rsidRDefault="0027173B" w:rsidP="00D506D4">
            <w:pPr>
              <w:rPr>
                <w:del w:id="24" w:author="Martin Ma" w:date="2025-10-04T21:34:00Z" w16du:dateUtc="2025-10-05T04:34:00Z"/>
                <w:rFonts w:eastAsia="等线" w:hint="eastAsia"/>
              </w:rPr>
            </w:pPr>
            <w:del w:id="25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内部带上拉电阻</w:delText>
              </w:r>
            </w:del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0593B" w14:textId="0144528B" w:rsidR="0027173B" w:rsidRPr="0027173B" w:rsidDel="00254E04" w:rsidRDefault="0027173B" w:rsidP="00D506D4">
            <w:pPr>
              <w:rPr>
                <w:del w:id="26" w:author="Martin Ma" w:date="2025-10-04T21:34:00Z" w16du:dateUtc="2025-10-05T04:34:00Z"/>
                <w:rFonts w:eastAsia="等线" w:hint="eastAsia"/>
              </w:rPr>
            </w:pPr>
            <w:del w:id="27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准双向</w:delText>
              </w:r>
              <w:r w:rsidDel="00254E04">
                <w:rPr>
                  <w:rFonts w:eastAsia="等线" w:hint="eastAsia"/>
                </w:rPr>
                <w:delText xml:space="preserve">, </w:delText>
              </w:r>
              <w:r w:rsidRPr="0027173B" w:rsidDel="00254E04">
                <w:rPr>
                  <w:rFonts w:eastAsia="等线" w:hint="eastAsia"/>
                </w:rPr>
                <w:delText>在外扩存储器时作高8位地址线A8~A15</w:delText>
              </w:r>
            </w:del>
          </w:p>
        </w:tc>
      </w:tr>
      <w:tr w:rsidR="0027173B" w:rsidRPr="0027173B" w:rsidDel="00254E04" w14:paraId="39AEA2AF" w14:textId="3D551F59" w:rsidTr="00D506D4">
        <w:trPr>
          <w:trHeight w:val="501"/>
          <w:jc w:val="center"/>
          <w:del w:id="28" w:author="Martin Ma" w:date="2025-10-04T21:34:00Z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B8993" w14:textId="38919459" w:rsidR="0027173B" w:rsidRPr="0027173B" w:rsidDel="00254E04" w:rsidRDefault="0027173B" w:rsidP="00D506D4">
            <w:pPr>
              <w:jc w:val="center"/>
              <w:rPr>
                <w:del w:id="29" w:author="Martin Ma" w:date="2025-10-04T21:34:00Z" w16du:dateUtc="2025-10-05T04:34:00Z"/>
                <w:rFonts w:eastAsia="等线" w:hint="eastAsia"/>
              </w:rPr>
            </w:pPr>
            <w:del w:id="30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P3</w:delText>
              </w:r>
            </w:del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99D53" w14:textId="2885AF54" w:rsidR="0027173B" w:rsidDel="00254E04" w:rsidRDefault="0027173B" w:rsidP="00D506D4">
            <w:pPr>
              <w:rPr>
                <w:del w:id="31" w:author="Martin Ma" w:date="2025-10-04T21:34:00Z" w16du:dateUtc="2025-10-05T04:34:00Z"/>
                <w:rFonts w:eastAsia="等线" w:hint="eastAsia"/>
              </w:rPr>
            </w:pPr>
            <w:del w:id="32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内部带上拉电阻</w:delText>
              </w:r>
            </w:del>
          </w:p>
          <w:p w14:paraId="02355997" w14:textId="4E49C9EB" w:rsidR="0027173B" w:rsidRPr="0027173B" w:rsidDel="00254E04" w:rsidRDefault="0027173B" w:rsidP="00D506D4">
            <w:pPr>
              <w:rPr>
                <w:del w:id="33" w:author="Martin Ma" w:date="2025-10-04T21:34:00Z" w16du:dateUtc="2025-10-05T04:34:00Z"/>
                <w:rFonts w:eastAsia="等线" w:hint="eastAsia"/>
              </w:rPr>
            </w:pPr>
            <w:del w:id="34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多功能复用</w:delText>
              </w:r>
            </w:del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F8F09" w14:textId="54FEE890" w:rsidR="00062ED5" w:rsidDel="00254E04" w:rsidRDefault="0027173B" w:rsidP="00D506D4">
            <w:pPr>
              <w:rPr>
                <w:del w:id="35" w:author="Martin Ma" w:date="2025-10-04T21:34:00Z" w16du:dateUtc="2025-10-05T04:34:00Z"/>
                <w:rFonts w:eastAsia="等线" w:hint="eastAsia"/>
              </w:rPr>
            </w:pPr>
            <w:del w:id="36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准双向</w:delText>
              </w:r>
              <w:r w:rsidDel="00254E04">
                <w:rPr>
                  <w:rFonts w:eastAsia="等线" w:hint="eastAsia"/>
                </w:rPr>
                <w:delText xml:space="preserve">, </w:delText>
              </w:r>
              <w:r w:rsidRPr="0027173B" w:rsidDel="00254E04">
                <w:rPr>
                  <w:rFonts w:eastAsia="等线" w:hint="eastAsia"/>
                </w:rPr>
                <w:delText>还具有第二功能</w:delText>
              </w:r>
              <w:r w:rsidDel="00254E04">
                <w:rPr>
                  <w:rFonts w:eastAsia="等线" w:hint="eastAsia"/>
                </w:rPr>
                <w:delText xml:space="preserve">, </w:delText>
              </w:r>
              <w:r w:rsidRPr="0027173B" w:rsidDel="00254E04">
                <w:rPr>
                  <w:rFonts w:eastAsia="等线" w:hint="eastAsia"/>
                </w:rPr>
                <w:delText>例如</w:delText>
              </w:r>
              <w:r w:rsidDel="00254E04">
                <w:rPr>
                  <w:rFonts w:eastAsia="等线" w:hint="eastAsia"/>
                </w:rPr>
                <w:delText xml:space="preserve">: </w:delText>
              </w:r>
            </w:del>
          </w:p>
          <w:p w14:paraId="31AC5A95" w14:textId="4089EC23" w:rsidR="00062ED5" w:rsidDel="00254E04" w:rsidRDefault="0027173B" w:rsidP="00D506D4">
            <w:pPr>
              <w:rPr>
                <w:del w:id="37" w:author="Martin Ma" w:date="2025-10-04T21:34:00Z" w16du:dateUtc="2025-10-05T04:34:00Z"/>
                <w:rFonts w:eastAsia="等线" w:hint="eastAsia"/>
              </w:rPr>
            </w:pPr>
            <w:del w:id="38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P3.0 = RXD</w:delText>
              </w:r>
              <w:r w:rsidR="00062ED5" w:rsidDel="00254E04">
                <w:rPr>
                  <w:rFonts w:eastAsia="等线" w:hint="eastAsia"/>
                </w:rPr>
                <w:delText xml:space="preserve"> </w:delText>
              </w:r>
              <w:r w:rsidDel="00254E04">
                <w:rPr>
                  <w:rFonts w:eastAsia="等线" w:hint="eastAsia"/>
                </w:rPr>
                <w:delText>(</w:delText>
              </w:r>
              <w:r w:rsidRPr="0027173B" w:rsidDel="00254E04">
                <w:rPr>
                  <w:rFonts w:eastAsia="等线" w:hint="eastAsia"/>
                </w:rPr>
                <w:delText>串口接收</w:delText>
              </w:r>
              <w:r w:rsidDel="00254E04">
                <w:rPr>
                  <w:rFonts w:eastAsia="等线" w:hint="eastAsia"/>
                </w:rPr>
                <w:delText xml:space="preserve">) </w:delText>
              </w:r>
              <w:r w:rsidR="00062ED5" w:rsidDel="00254E04">
                <w:rPr>
                  <w:rFonts w:eastAsia="等线" w:hint="eastAsia"/>
                </w:rPr>
                <w:delText xml:space="preserve">    </w:delText>
              </w:r>
              <w:r w:rsidR="00062ED5" w:rsidRPr="00062ED5" w:rsidDel="00254E04">
                <w:rPr>
                  <w:rFonts w:eastAsia="等线" w:hint="eastAsia"/>
                  <w:color w:val="FFFFFF" w:themeColor="background1"/>
                </w:rPr>
                <w:delText xml:space="preserve"> .</w:delText>
              </w:r>
              <w:r w:rsidRPr="0027173B" w:rsidDel="00254E04">
                <w:rPr>
                  <w:rFonts w:eastAsia="等线" w:hint="eastAsia"/>
                </w:rPr>
                <w:delText>P3.1 = TXD</w:delText>
              </w:r>
              <w:r w:rsidR="00062ED5" w:rsidDel="00254E04">
                <w:rPr>
                  <w:rFonts w:eastAsia="等线" w:hint="eastAsia"/>
                </w:rPr>
                <w:delText xml:space="preserve"> </w:delText>
              </w:r>
              <w:r w:rsidDel="00254E04">
                <w:rPr>
                  <w:rFonts w:eastAsia="等线" w:hint="eastAsia"/>
                </w:rPr>
                <w:delText>(</w:delText>
              </w:r>
              <w:r w:rsidRPr="0027173B" w:rsidDel="00254E04">
                <w:rPr>
                  <w:rFonts w:eastAsia="等线" w:hint="eastAsia"/>
                </w:rPr>
                <w:delText>串口发送</w:delText>
              </w:r>
              <w:r w:rsidDel="00254E04">
                <w:rPr>
                  <w:rFonts w:eastAsia="等线" w:hint="eastAsia"/>
                </w:rPr>
                <w:delText xml:space="preserve">) </w:delText>
              </w:r>
            </w:del>
          </w:p>
          <w:p w14:paraId="5D927965" w14:textId="11739291" w:rsidR="00062ED5" w:rsidDel="00254E04" w:rsidRDefault="0027173B" w:rsidP="00D506D4">
            <w:pPr>
              <w:rPr>
                <w:del w:id="39" w:author="Martin Ma" w:date="2025-10-04T21:34:00Z" w16du:dateUtc="2025-10-05T04:34:00Z"/>
                <w:rFonts w:eastAsia="等线" w:hint="eastAsia"/>
              </w:rPr>
            </w:pPr>
            <w:del w:id="40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P3.2 = INT0</w:delText>
              </w:r>
              <w:r w:rsidR="00062ED5" w:rsidDel="00254E04">
                <w:rPr>
                  <w:rFonts w:eastAsia="等线" w:hint="eastAsia"/>
                </w:rPr>
                <w:delText xml:space="preserve"> (</w:delText>
              </w:r>
              <w:r w:rsidRPr="0027173B" w:rsidDel="00254E04">
                <w:rPr>
                  <w:rFonts w:eastAsia="等线" w:hint="eastAsia"/>
                </w:rPr>
                <w:delText>外部中断0</w:delText>
              </w:r>
              <w:r w:rsidR="00062ED5" w:rsidDel="00254E04">
                <w:rPr>
                  <w:rFonts w:eastAsia="等线" w:hint="eastAsia"/>
                </w:rPr>
                <w:delText xml:space="preserve">)   </w:delText>
              </w:r>
              <w:r w:rsidR="00062ED5" w:rsidRPr="00062ED5" w:rsidDel="00254E04">
                <w:rPr>
                  <w:rFonts w:eastAsia="等线" w:hint="eastAsia"/>
                  <w:color w:val="FFFFFF" w:themeColor="background1"/>
                </w:rPr>
                <w:delText xml:space="preserve"> .</w:delText>
              </w:r>
              <w:r w:rsidRPr="0027173B" w:rsidDel="00254E04">
                <w:rPr>
                  <w:rFonts w:eastAsia="等线" w:hint="eastAsia"/>
                </w:rPr>
                <w:delText>P3.3 = INT1</w:delText>
              </w:r>
              <w:r w:rsidR="00062ED5" w:rsidDel="00254E04">
                <w:rPr>
                  <w:rFonts w:eastAsia="等线" w:hint="eastAsia"/>
                </w:rPr>
                <w:delText xml:space="preserve"> (</w:delText>
              </w:r>
              <w:r w:rsidRPr="0027173B" w:rsidDel="00254E04">
                <w:rPr>
                  <w:rFonts w:eastAsia="等线" w:hint="eastAsia"/>
                </w:rPr>
                <w:delText>外部中断1</w:delText>
              </w:r>
              <w:r w:rsidR="00062ED5" w:rsidDel="00254E04">
                <w:rPr>
                  <w:rFonts w:eastAsia="等线" w:hint="eastAsia"/>
                </w:rPr>
                <w:delText xml:space="preserve">) </w:delText>
              </w:r>
            </w:del>
          </w:p>
          <w:p w14:paraId="74ECBF73" w14:textId="0A32DBB1" w:rsidR="00062ED5" w:rsidDel="00254E04" w:rsidRDefault="0027173B" w:rsidP="00D506D4">
            <w:pPr>
              <w:rPr>
                <w:del w:id="41" w:author="Martin Ma" w:date="2025-10-04T21:34:00Z" w16du:dateUtc="2025-10-05T04:34:00Z"/>
                <w:rFonts w:eastAsia="等线" w:hint="eastAsia"/>
              </w:rPr>
            </w:pPr>
            <w:del w:id="42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P3.4 = T0</w:delText>
              </w:r>
              <w:r w:rsidR="00062ED5" w:rsidDel="00254E04">
                <w:rPr>
                  <w:rFonts w:eastAsia="等线" w:hint="eastAsia"/>
                </w:rPr>
                <w:delText xml:space="preserve"> (</w:delText>
              </w:r>
              <w:r w:rsidRPr="0027173B" w:rsidDel="00254E04">
                <w:rPr>
                  <w:rFonts w:eastAsia="等线" w:hint="eastAsia"/>
                </w:rPr>
                <w:delText>定时器0输入</w:delText>
              </w:r>
              <w:r w:rsidR="00062ED5" w:rsidDel="00254E04">
                <w:rPr>
                  <w:rFonts w:eastAsia="等线" w:hint="eastAsia"/>
                </w:rPr>
                <w:delText xml:space="preserve">)    </w:delText>
              </w:r>
              <w:r w:rsidRPr="0027173B" w:rsidDel="00254E04">
                <w:rPr>
                  <w:rFonts w:eastAsia="等线" w:hint="eastAsia"/>
                </w:rPr>
                <w:delText>P3.5 = T1</w:delText>
              </w:r>
              <w:r w:rsidR="00062ED5" w:rsidDel="00254E04">
                <w:rPr>
                  <w:rFonts w:eastAsia="等线" w:hint="eastAsia"/>
                </w:rPr>
                <w:delText xml:space="preserve"> (</w:delText>
              </w:r>
              <w:r w:rsidRPr="0027173B" w:rsidDel="00254E04">
                <w:rPr>
                  <w:rFonts w:eastAsia="等线" w:hint="eastAsia"/>
                </w:rPr>
                <w:delText>定时器1输入</w:delText>
              </w:r>
              <w:r w:rsidR="00062ED5" w:rsidDel="00254E04">
                <w:rPr>
                  <w:rFonts w:eastAsia="等线" w:hint="eastAsia"/>
                </w:rPr>
                <w:delText>)</w:delText>
              </w:r>
            </w:del>
          </w:p>
          <w:p w14:paraId="53BAA090" w14:textId="3977A080" w:rsidR="0027173B" w:rsidRPr="0027173B" w:rsidDel="00254E04" w:rsidRDefault="0027173B" w:rsidP="00D506D4">
            <w:pPr>
              <w:rPr>
                <w:del w:id="43" w:author="Martin Ma" w:date="2025-10-04T21:34:00Z" w16du:dateUtc="2025-10-05T04:34:00Z"/>
                <w:rFonts w:eastAsia="等线" w:hint="eastAsia"/>
              </w:rPr>
            </w:pPr>
            <w:del w:id="44" w:author="Martin Ma" w:date="2025-10-04T21:34:00Z" w16du:dateUtc="2025-10-05T04:34:00Z">
              <w:r w:rsidRPr="0027173B" w:rsidDel="00254E04">
                <w:rPr>
                  <w:rFonts w:eastAsia="等线" w:hint="eastAsia"/>
                </w:rPr>
                <w:delText>P3.6 = WR</w:delText>
              </w:r>
              <w:r w:rsidR="00062ED5" w:rsidDel="00254E04">
                <w:rPr>
                  <w:rFonts w:eastAsia="等线" w:hint="eastAsia"/>
                </w:rPr>
                <w:delText xml:space="preserve"> (</w:delText>
              </w:r>
              <w:r w:rsidRPr="0027173B" w:rsidDel="00254E04">
                <w:rPr>
                  <w:rFonts w:eastAsia="等线" w:hint="eastAsia"/>
                </w:rPr>
                <w:delText>外部写信号</w:delText>
              </w:r>
              <w:r w:rsidR="00062ED5" w:rsidDel="00254E04">
                <w:rPr>
                  <w:rFonts w:eastAsia="等线" w:hint="eastAsia"/>
                </w:rPr>
                <w:delText xml:space="preserve">)     </w:delText>
              </w:r>
              <w:r w:rsidRPr="0027173B" w:rsidDel="00254E04">
                <w:rPr>
                  <w:rFonts w:eastAsia="等线" w:hint="eastAsia"/>
                </w:rPr>
                <w:delText>P3.7 = RD（外部读信号）</w:delText>
              </w:r>
            </w:del>
          </w:p>
        </w:tc>
      </w:tr>
    </w:tbl>
    <w:p w14:paraId="60B78D7A" w14:textId="408BCF7E" w:rsidR="001F2CC4" w:rsidRPr="0027173B" w:rsidDel="00A42E16" w:rsidRDefault="00D90FD5" w:rsidP="001F2CC4">
      <w:pPr>
        <w:pStyle w:val="af2"/>
        <w:rPr>
          <w:del w:id="45" w:author="Martin Ma" w:date="2025-10-04T22:19:00Z" w16du:dateUtc="2025-10-05T05:19:00Z"/>
          <w:rFonts w:eastAsiaTheme="minorEastAsia" w:hint="eastAsia"/>
        </w:rPr>
      </w:pPr>
      <w:ins w:id="46" w:author="Martin Ma" w:date="2025-10-04T22:17:00Z" w16du:dateUtc="2025-10-05T05:17:00Z">
        <w:r>
          <w:rPr>
            <w:rFonts w:eastAsiaTheme="minorEastAsia" w:hint="eastAsia"/>
          </w:rPr>
          <w:t>单片机的GPIO口可能都有</w:t>
        </w:r>
      </w:ins>
      <w:ins w:id="47" w:author="Martin Ma" w:date="2025-10-04T22:18:00Z" w16du:dateUtc="2025-10-05T05:18:00Z">
        <w:r>
          <w:rPr>
            <w:rFonts w:eastAsiaTheme="minorEastAsia" w:hint="eastAsia"/>
          </w:rPr>
          <w:t>额外的</w:t>
        </w:r>
      </w:ins>
      <w:ins w:id="48" w:author="Martin Ma" w:date="2025-10-04T22:17:00Z" w16du:dateUtc="2025-10-05T05:17:00Z">
        <w:r>
          <w:rPr>
            <w:rFonts w:eastAsiaTheme="minorEastAsia" w:hint="eastAsia"/>
          </w:rPr>
          <w:t>其他功能</w:t>
        </w:r>
      </w:ins>
      <w:ins w:id="49" w:author="Martin Ma" w:date="2025-10-04T22:18:00Z" w16du:dateUtc="2025-10-05T05:18:00Z">
        <w:r>
          <w:rPr>
            <w:rFonts w:eastAsiaTheme="minorEastAsia" w:hint="eastAsia"/>
          </w:rPr>
          <w:t>, 不仅仅是输入输出 (查看手册)</w:t>
        </w:r>
      </w:ins>
      <w:ins w:id="50" w:author="Martin Ma" w:date="2025-10-04T22:24:00Z" w16du:dateUtc="2025-10-05T05:24:00Z">
        <w:r w:rsidR="009E4DBA">
          <w:rPr>
            <w:rFonts w:eastAsiaTheme="minorEastAsia" w:hint="eastAsia"/>
          </w:rPr>
          <w:t>。需要配置相关的寄存器才能启动</w:t>
        </w:r>
      </w:ins>
      <w:ins w:id="51" w:author="Martin Ma" w:date="2025-10-04T22:25:00Z" w16du:dateUtc="2025-10-05T05:25:00Z">
        <w:r w:rsidR="009E4DBA">
          <w:rPr>
            <w:rFonts w:eastAsiaTheme="minorEastAsia" w:hint="eastAsia"/>
          </w:rPr>
          <w:t>引脚的其他功能。</w:t>
        </w:r>
      </w:ins>
    </w:p>
    <w:p w14:paraId="09FF4632" w14:textId="2188BAC3" w:rsidR="00A42F05" w:rsidRPr="0027173B" w:rsidDel="00A42E16" w:rsidRDefault="0027173B" w:rsidP="00F8139D">
      <w:pPr>
        <w:pStyle w:val="af2"/>
        <w:ind w:firstLineChars="100" w:firstLine="160"/>
        <w:jc w:val="center"/>
        <w:rPr>
          <w:del w:id="52" w:author="Martin Ma" w:date="2025-10-04T22:19:00Z" w16du:dateUtc="2025-10-05T05:19:00Z"/>
          <w:rFonts w:ascii="Times New Roman" w:eastAsiaTheme="minorEastAsia" w:hAnsi="Times New Roman" w:cs="Times New Roman"/>
          <w:b/>
          <w:bCs/>
          <w:color w:val="EE0000"/>
        </w:rPr>
      </w:pPr>
      <w:del w:id="53" w:author="Martin Ma" w:date="2025-10-04T22:19:00Z" w16du:dateUtc="2025-10-05T05:19:00Z">
        <w:r w:rsidRPr="0027173B" w:rsidDel="00A42E16">
          <w:rPr>
            <w:rFonts w:ascii="Times New Roman" w:eastAsiaTheme="minorEastAsia" w:hAnsi="Times New Roman" w:cs="Times New Roman"/>
            <w:b/>
            <w:bCs/>
            <w:color w:val="EE0000"/>
          </w:rPr>
          <w:delText xml:space="preserve">Note that: </w:delText>
        </w:r>
        <w:r w:rsidRPr="0027173B" w:rsidDel="00A42E16">
          <w:rPr>
            <w:rFonts w:ascii="Times New Roman" w:eastAsiaTheme="minorEastAsia" w:hAnsi="Times New Roman" w:cs="Times New Roman"/>
            <w:b/>
            <w:bCs/>
            <w:color w:val="EE0000"/>
          </w:rPr>
          <w:delText>避免悬空输入</w:delText>
        </w:r>
        <w:r w:rsidRPr="0027173B" w:rsidDel="00A42E16">
          <w:rPr>
            <w:rFonts w:ascii="Times New Roman" w:eastAsiaTheme="minorEastAsia" w:hAnsi="Times New Roman" w:cs="Times New Roman"/>
            <w:b/>
            <w:bCs/>
            <w:color w:val="EE0000"/>
          </w:rPr>
          <w:delText xml:space="preserve">, </w:delText>
        </w:r>
        <w:r w:rsidRPr="0027173B" w:rsidDel="00A42E16">
          <w:rPr>
            <w:rFonts w:ascii="Times New Roman" w:eastAsiaTheme="minorEastAsia" w:hAnsi="Times New Roman" w:cs="Times New Roman"/>
            <w:b/>
            <w:bCs/>
            <w:color w:val="EE0000"/>
          </w:rPr>
          <w:delText>所有未连接的输入脚应接上拉</w:delText>
        </w:r>
        <w:r w:rsidRPr="0027173B" w:rsidDel="00A42E16">
          <w:rPr>
            <w:rFonts w:ascii="Times New Roman" w:eastAsiaTheme="minorEastAsia" w:hAnsi="Times New Roman" w:cs="Times New Roman"/>
            <w:b/>
            <w:bCs/>
            <w:color w:val="EE0000"/>
          </w:rPr>
          <w:delText>/</w:delText>
        </w:r>
        <w:r w:rsidRPr="0027173B" w:rsidDel="00A42E16">
          <w:rPr>
            <w:rFonts w:ascii="Times New Roman" w:eastAsiaTheme="minorEastAsia" w:hAnsi="Times New Roman" w:cs="Times New Roman"/>
            <w:b/>
            <w:bCs/>
            <w:color w:val="EE0000"/>
          </w:rPr>
          <w:delText>下拉</w:delText>
        </w:r>
      </w:del>
    </w:p>
    <w:p w14:paraId="7A11116E" w14:textId="77777777" w:rsidR="00A42F05" w:rsidRDefault="00A42F05" w:rsidP="001F2CC4">
      <w:pPr>
        <w:pStyle w:val="af2"/>
        <w:rPr>
          <w:rFonts w:eastAsiaTheme="minorEastAsia" w:hint="eastAsia"/>
        </w:rPr>
      </w:pPr>
    </w:p>
    <w:p w14:paraId="137A5B61" w14:textId="77777777" w:rsidR="00F8139D" w:rsidRDefault="00F8139D" w:rsidP="001F2CC4">
      <w:pPr>
        <w:pStyle w:val="af2"/>
        <w:rPr>
          <w:rFonts w:eastAsiaTheme="minorEastAsia" w:hint="eastAsia"/>
        </w:rPr>
      </w:pPr>
    </w:p>
    <w:p w14:paraId="608CA308" w14:textId="1FC17C89" w:rsidR="00F8139D" w:rsidRDefault="00F8139D" w:rsidP="00F8139D">
      <w:pPr>
        <w:rPr>
          <w:rFonts w:eastAsiaTheme="minorEastAsia" w:cs="Times New Roman" w:hint="eastAsia"/>
          <w:szCs w:val="18"/>
        </w:rPr>
      </w:pPr>
      <w:r w:rsidRPr="0019581C">
        <w:rPr>
          <w:rFonts w:eastAsiaTheme="minorEastAsia" w:cs="Times New Roman"/>
          <w:szCs w:val="18"/>
        </w:rPr>
        <w:t>不同的MCU的引脚模式不一样, 有些</w:t>
      </w:r>
      <w:r>
        <w:rPr>
          <w:rFonts w:eastAsiaTheme="minorEastAsia" w:cs="Times New Roman" w:hint="eastAsia"/>
          <w:szCs w:val="18"/>
        </w:rPr>
        <w:t>引脚</w:t>
      </w:r>
      <w:r w:rsidRPr="0019581C">
        <w:rPr>
          <w:rFonts w:eastAsiaTheme="minorEastAsia" w:cs="Times New Roman"/>
          <w:szCs w:val="18"/>
        </w:rPr>
        <w:t>可以设置多种模式</w:t>
      </w:r>
      <w:r>
        <w:rPr>
          <w:rFonts w:eastAsiaTheme="minorEastAsia" w:cs="Times New Roman" w:hint="eastAsia"/>
          <w:szCs w:val="18"/>
        </w:rPr>
        <w:t xml:space="preserve">, </w:t>
      </w:r>
      <w:r w:rsidRPr="00EE1F38">
        <w:rPr>
          <w:rFonts w:eastAsiaTheme="minorEastAsia" w:cs="Times New Roman" w:hint="eastAsia"/>
          <w:b/>
          <w:bCs/>
          <w:color w:val="EE0000"/>
          <w:szCs w:val="18"/>
          <w:rPrChange w:id="54" w:author="Martin Ma" w:date="2025-10-25T15:38:00Z" w16du:dateUtc="2025-10-25T22:38:00Z">
            <w:rPr>
              <w:rFonts w:eastAsiaTheme="minorEastAsia" w:cs="Times New Roman" w:hint="eastAsia"/>
              <w:szCs w:val="18"/>
            </w:rPr>
          </w:rPrChange>
        </w:rPr>
        <w:t>不一定都有这些功能。</w:t>
      </w:r>
    </w:p>
    <w:p w14:paraId="0E5764F1" w14:textId="37736052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  <w:r>
        <w:rPr>
          <w:rFonts w:eastAsiaTheme="minorEastAsia"/>
          <w:noProof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0AAE76" wp14:editId="7CAC732D">
                <wp:simplePos x="0" y="0"/>
                <wp:positionH relativeFrom="column">
                  <wp:posOffset>2364740</wp:posOffset>
                </wp:positionH>
                <wp:positionV relativeFrom="paragraph">
                  <wp:posOffset>101600</wp:posOffset>
                </wp:positionV>
                <wp:extent cx="0" cy="2894462"/>
                <wp:effectExtent l="0" t="0" r="38100" b="20320"/>
                <wp:wrapNone/>
                <wp:docPr id="897404258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446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4E88D" id="Straight Connector 3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2pt,8pt" to="186.2pt,2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" strokecolor="#156082 [3204]" strokeweight="1.5pt">
                <v:stroke joinstyle="miter"/>
              </v:line>
            </w:pict>
          </mc:Fallback>
        </mc:AlternateContent>
      </w:r>
      <w:r w:rsidRPr="009548C7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1DCEBA54" wp14:editId="7CA903AD">
                <wp:simplePos x="0" y="0"/>
                <wp:positionH relativeFrom="margin">
                  <wp:posOffset>7520305</wp:posOffset>
                </wp:positionH>
                <wp:positionV relativeFrom="paragraph">
                  <wp:posOffset>54610</wp:posOffset>
                </wp:positionV>
                <wp:extent cx="2475781" cy="1690370"/>
                <wp:effectExtent l="0" t="0" r="0" b="5080"/>
                <wp:wrapNone/>
                <wp:docPr id="723248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781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E69472" w14:textId="77777777" w:rsidR="00F8139D" w:rsidRPr="00EF33F9" w:rsidRDefault="00F8139D" w:rsidP="00F8139D">
                            <w:pPr>
                              <w:ind w:left="240" w:hangingChars="150" w:hanging="240"/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Cambria Math"/>
                                <w:szCs w:val="18"/>
                              </w:rPr>
                              <w:t>②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</w:t>
                            </w:r>
                            <w:r w:rsidRPr="007D2EF1">
                              <w:rPr>
                                <w:rFonts w:asciiTheme="minorEastAsia" w:eastAsiaTheme="minorEastAsia" w:hAnsiTheme="minorEastAsia" w:cs="Times New Roman"/>
                                <w:b/>
                                <w:bCs/>
                                <w:color w:val="00B050"/>
                                <w:szCs w:val="18"/>
                              </w:rPr>
                              <w:t>推挽输出模式: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引脚可以主动输出高电平和低电平。</w:t>
                            </w:r>
                            <w:r w:rsidRPr="00EF33F9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有两个MOS管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, </w:t>
                            </w:r>
                            <w:r w:rsidRPr="00EF33F9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上下都能驱动。</w:t>
                            </w:r>
                          </w:p>
                          <w:p w14:paraId="4FD9B640" w14:textId="77777777" w:rsidR="00F8139D" w:rsidRPr="007D2EF1" w:rsidRDefault="00F8139D" w:rsidP="00F8139D">
                            <w:pPr>
                              <w:pStyle w:val="af2"/>
                              <w:spacing w:line="276" w:lineRule="auto"/>
                              <w:ind w:firstLineChars="150" w:firstLine="240"/>
                              <w:rPr>
                                <w:rFonts w:asciiTheme="minorEastAsia" w:eastAsiaTheme="minorEastAsia" w:hAnsiTheme="minorEastAsia" w:cs="Times New Roman" w:hint="eastAsia"/>
                                <w:b/>
                                <w:bCs/>
                                <w:color w:val="4C94D8" w:themeColor="text2" w:themeTint="80"/>
                              </w:rPr>
                            </w:pPr>
                            <w:r w:rsidRPr="007D2EF1">
                              <w:rPr>
                                <w:rFonts w:asciiTheme="minorEastAsia" w:eastAsiaTheme="minorEastAsia" w:hAnsiTheme="minorEastAsia" w:cs="Times New Roman"/>
                                <w:b/>
                                <w:bCs/>
                                <w:color w:val="4C94D8" w:themeColor="text2" w:themeTint="80"/>
                              </w:rPr>
                              <w:t>特点:</w:t>
                            </w:r>
                          </w:p>
                          <w:p w14:paraId="6E31911C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输出速度快, 驱动能力强(可带动继电器, </w:t>
                            </w:r>
                          </w:p>
                          <w:p w14:paraId="7E98D388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  PWM控制电路等)</w:t>
                            </w:r>
                          </w:p>
                          <w:p w14:paraId="47F80C0E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不能用作输入 (写入1时引脚为高电平, </w:t>
                            </w:r>
                          </w:p>
                          <w:p w14:paraId="11F35479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  不再可读外部信号)</w:t>
                            </w:r>
                          </w:p>
                          <w:p w14:paraId="3EFC6233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常用于PWM输出, 驱动LED, 蜂鸣器, </w:t>
                            </w:r>
                          </w:p>
                          <w:p w14:paraId="735019DD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  电机等场合</w:t>
                            </w:r>
                          </w:p>
                          <w:p w14:paraId="62FD1D3B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输出功能最强的模式</w:t>
                            </w:r>
                          </w:p>
                          <w:p w14:paraId="23575AA5" w14:textId="77777777" w:rsidR="00F8139D" w:rsidRPr="00167F73" w:rsidRDefault="00F8139D" w:rsidP="00F8139D">
                            <w:pPr>
                              <w:pStyle w:val="af2"/>
                              <w:rPr>
                                <w:rFonts w:asciiTheme="minorEastAsia" w:eastAsiaTheme="minorEastAsia" w:hAnsiTheme="minorEastAsia" w:cs="Times New Roman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BA54" id="Text Box 2" o:spid="_x0000_s1027" type="#_x0000_t202" style="position:absolute;left:0;text-align:left;margin-left:592.15pt;margin-top:4.3pt;width:194.95pt;height:133.1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" filled="f" stroked="f">
                <v:textbox>
                  <w:txbxContent>
                    <w:p w14:paraId="53E69472" w14:textId="77777777" w:rsidR="00F8139D" w:rsidRPr="00EF33F9" w:rsidRDefault="00F8139D" w:rsidP="00F8139D">
                      <w:pPr>
                        <w:ind w:left="240" w:hangingChars="150" w:hanging="240"/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Cambria Math"/>
                          <w:szCs w:val="18"/>
                        </w:rPr>
                        <w:t>②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</w:t>
                      </w:r>
                      <w:r w:rsidRPr="007D2EF1">
                        <w:rPr>
                          <w:rFonts w:asciiTheme="minorEastAsia" w:eastAsiaTheme="minorEastAsia" w:hAnsiTheme="minorEastAsia" w:cs="Times New Roman"/>
                          <w:b/>
                          <w:bCs/>
                          <w:color w:val="00B050"/>
                          <w:szCs w:val="18"/>
                        </w:rPr>
                        <w:t>推挽输出模式: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引脚可以主动输出高电平和低电平。</w:t>
                      </w:r>
                      <w:r w:rsidRPr="00EF33F9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有两个MOS管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, </w:t>
                      </w:r>
                      <w:r w:rsidRPr="00EF33F9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上下都能驱动。</w:t>
                      </w:r>
                    </w:p>
                    <w:p w14:paraId="4FD9B640" w14:textId="77777777" w:rsidR="00F8139D" w:rsidRPr="007D2EF1" w:rsidRDefault="00F8139D" w:rsidP="00F8139D">
                      <w:pPr>
                        <w:pStyle w:val="af2"/>
                        <w:spacing w:line="276" w:lineRule="auto"/>
                        <w:ind w:firstLineChars="150" w:firstLine="240"/>
                        <w:rPr>
                          <w:rFonts w:asciiTheme="minorEastAsia" w:eastAsiaTheme="minorEastAsia" w:hAnsiTheme="minorEastAsia" w:cs="Times New Roman" w:hint="eastAsia"/>
                          <w:b/>
                          <w:bCs/>
                          <w:color w:val="4C94D8" w:themeColor="text2" w:themeTint="80"/>
                        </w:rPr>
                      </w:pPr>
                      <w:r w:rsidRPr="007D2EF1">
                        <w:rPr>
                          <w:rFonts w:asciiTheme="minorEastAsia" w:eastAsiaTheme="minorEastAsia" w:hAnsiTheme="minorEastAsia" w:cs="Times New Roman"/>
                          <w:b/>
                          <w:bCs/>
                          <w:color w:val="4C94D8" w:themeColor="text2" w:themeTint="80"/>
                        </w:rPr>
                        <w:t>特点:</w:t>
                      </w:r>
                    </w:p>
                    <w:p w14:paraId="6E31911C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输出速度快, 驱动能力强(可带动继电器, </w:t>
                      </w:r>
                    </w:p>
                    <w:p w14:paraId="7E98D388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  PWM控制电路等)</w:t>
                      </w:r>
                    </w:p>
                    <w:p w14:paraId="47F80C0E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不能用作输入 (写入1时引脚为高电平, </w:t>
                      </w:r>
                    </w:p>
                    <w:p w14:paraId="11F35479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  不再可读外部信号)</w:t>
                      </w:r>
                    </w:p>
                    <w:p w14:paraId="3EFC6233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常用于PWM输出, 驱动LED, 蜂鸣器, </w:t>
                      </w:r>
                    </w:p>
                    <w:p w14:paraId="735019DD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  电机等场合</w:t>
                      </w:r>
                    </w:p>
                    <w:p w14:paraId="62FD1D3B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输出功能最强的模式</w:t>
                      </w:r>
                    </w:p>
                    <w:p w14:paraId="23575AA5" w14:textId="77777777" w:rsidR="00F8139D" w:rsidRPr="00167F73" w:rsidRDefault="00F8139D" w:rsidP="00F8139D">
                      <w:pPr>
                        <w:pStyle w:val="af2"/>
                        <w:rPr>
                          <w:rFonts w:asciiTheme="minorEastAsia" w:eastAsiaTheme="minorEastAsia" w:hAnsiTheme="minorEastAsia" w:cs="Times New Roman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48C7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228E2368" wp14:editId="59B5D368">
                <wp:simplePos x="0" y="0"/>
                <wp:positionH relativeFrom="column">
                  <wp:posOffset>0</wp:posOffset>
                </wp:positionH>
                <wp:positionV relativeFrom="paragraph">
                  <wp:posOffset>57785</wp:posOffset>
                </wp:positionV>
                <wp:extent cx="2328545" cy="1690370"/>
                <wp:effectExtent l="0" t="0" r="0" b="5080"/>
                <wp:wrapNone/>
                <wp:docPr id="95436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854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DF947" w14:textId="77777777" w:rsidR="00F8139D" w:rsidRPr="00167F73" w:rsidRDefault="00F8139D" w:rsidP="00F8139D">
                            <w:pPr>
                              <w:ind w:left="240" w:hangingChars="150" w:hanging="240"/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Cambria Math"/>
                                <w:szCs w:val="18"/>
                              </w:rPr>
                              <w:t>①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</w:t>
                            </w:r>
                            <w:r w:rsidRPr="007D2EF1">
                              <w:rPr>
                                <w:rFonts w:asciiTheme="minorEastAsia" w:eastAsiaTheme="minorEastAsia" w:hAnsiTheme="minorEastAsia" w:cs="Times New Roman"/>
                                <w:b/>
                                <w:bCs/>
                                <w:color w:val="00B050"/>
                                <w:szCs w:val="18"/>
                              </w:rPr>
                              <w:t>准双向口模式 (默认):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既能输入又能输出, 但输出电流能力弱 (高电平靠弱上拉)。MCU上电默认状态。</w:t>
                            </w:r>
                          </w:p>
                          <w:p w14:paraId="0E10F02A" w14:textId="77777777" w:rsidR="00F8139D" w:rsidRPr="007D2EF1" w:rsidRDefault="00F8139D" w:rsidP="00F8139D">
                            <w:pPr>
                              <w:spacing w:line="276" w:lineRule="auto"/>
                              <w:ind w:firstLineChars="150" w:firstLine="240"/>
                              <w:rPr>
                                <w:rFonts w:asciiTheme="minorEastAsia" w:eastAsiaTheme="minorEastAsia" w:hAnsiTheme="minorEastAsia" w:cs="Times New Roman" w:hint="eastAsia"/>
                                <w:b/>
                                <w:bCs/>
                                <w:color w:val="4C94D8" w:themeColor="text2" w:themeTint="80"/>
                                <w:szCs w:val="18"/>
                              </w:rPr>
                            </w:pPr>
                            <w:r w:rsidRPr="007D2EF1">
                              <w:rPr>
                                <w:rFonts w:asciiTheme="minorEastAsia" w:eastAsiaTheme="minorEastAsia" w:hAnsiTheme="minorEastAsia" w:cs="Times New Roman"/>
                                <w:b/>
                                <w:bCs/>
                                <w:color w:val="4C94D8" w:themeColor="text2" w:themeTint="80"/>
                                <w:szCs w:val="18"/>
                              </w:rPr>
                              <w:t>特点:</w:t>
                            </w:r>
                          </w:p>
                          <w:p w14:paraId="3ADA26CB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写入0 → 输出状态(低电平)</w:t>
                            </w:r>
                          </w:p>
                          <w:p w14:paraId="5E0F01AD" w14:textId="77777777" w:rsidR="00F8139D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</w:t>
                            </w:r>
                            <w:r w:rsidRPr="00EC3FA7">
                              <w:rPr>
                                <w:rFonts w:eastAsiaTheme="minorEastAsia" w:cs="Times New Roman"/>
                                <w:szCs w:val="18"/>
                              </w:rPr>
                              <w:t>写入1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→ 输入状态+内部弱上拉, 外部</w:t>
                            </w:r>
                          </w:p>
                          <w:p w14:paraId="00C03214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 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可驱动为高或低</w:t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(可读取外部电平)</w:t>
                            </w:r>
                          </w:p>
                          <w:p w14:paraId="684DCFC7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常用于IO口控制按钮, LED, 数据读取</w:t>
                            </w:r>
                          </w:p>
                          <w:p w14:paraId="0C28ED13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适合多数低速IO控制场景, 无需配置</w:t>
                            </w:r>
                          </w:p>
                          <w:p w14:paraId="191BA06F" w14:textId="77777777" w:rsidR="00F8139D" w:rsidRPr="00167F73" w:rsidRDefault="00F8139D" w:rsidP="00F8139D">
                            <w:pPr>
                              <w:pStyle w:val="af2"/>
                              <w:rPr>
                                <w:rFonts w:asciiTheme="minorEastAsia" w:eastAsiaTheme="minorEastAsia" w:hAnsiTheme="minorEastAsia" w:cs="Times New Roman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E2368" id="_x0000_s1028" type="#_x0000_t202" style="position:absolute;left:0;text-align:left;margin-left:0;margin-top:4.55pt;width:183.35pt;height:133.1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" filled="f" stroked="f">
                <v:textbox>
                  <w:txbxContent>
                    <w:p w14:paraId="37BDF947" w14:textId="77777777" w:rsidR="00F8139D" w:rsidRPr="00167F73" w:rsidRDefault="00F8139D" w:rsidP="00F8139D">
                      <w:pPr>
                        <w:ind w:left="240" w:hangingChars="150" w:hanging="240"/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Cambria Math"/>
                          <w:szCs w:val="18"/>
                        </w:rPr>
                        <w:t>①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</w:t>
                      </w:r>
                      <w:r w:rsidRPr="007D2EF1">
                        <w:rPr>
                          <w:rFonts w:asciiTheme="minorEastAsia" w:eastAsiaTheme="minorEastAsia" w:hAnsiTheme="minorEastAsia" w:cs="Times New Roman"/>
                          <w:b/>
                          <w:bCs/>
                          <w:color w:val="00B050"/>
                          <w:szCs w:val="18"/>
                        </w:rPr>
                        <w:t>准双向口模式 (默认):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既能输入又能输出, 但输出电流能力弱 (高电平靠弱上拉)。MCU上电默认状态。</w:t>
                      </w:r>
                    </w:p>
                    <w:p w14:paraId="0E10F02A" w14:textId="77777777" w:rsidR="00F8139D" w:rsidRPr="007D2EF1" w:rsidRDefault="00F8139D" w:rsidP="00F8139D">
                      <w:pPr>
                        <w:spacing w:line="276" w:lineRule="auto"/>
                        <w:ind w:firstLineChars="150" w:firstLine="240"/>
                        <w:rPr>
                          <w:rFonts w:asciiTheme="minorEastAsia" w:eastAsiaTheme="minorEastAsia" w:hAnsiTheme="minorEastAsia" w:cs="Times New Roman" w:hint="eastAsia"/>
                          <w:b/>
                          <w:bCs/>
                          <w:color w:val="4C94D8" w:themeColor="text2" w:themeTint="80"/>
                          <w:szCs w:val="18"/>
                        </w:rPr>
                      </w:pPr>
                      <w:r w:rsidRPr="007D2EF1">
                        <w:rPr>
                          <w:rFonts w:asciiTheme="minorEastAsia" w:eastAsiaTheme="minorEastAsia" w:hAnsiTheme="minorEastAsia" w:cs="Times New Roman"/>
                          <w:b/>
                          <w:bCs/>
                          <w:color w:val="4C94D8" w:themeColor="text2" w:themeTint="80"/>
                          <w:szCs w:val="18"/>
                        </w:rPr>
                        <w:t>特点:</w:t>
                      </w:r>
                    </w:p>
                    <w:p w14:paraId="3ADA26CB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写入0 → 输出状态(低电平)</w:t>
                      </w:r>
                    </w:p>
                    <w:p w14:paraId="5E0F01AD" w14:textId="77777777" w:rsidR="00F8139D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</w:t>
                      </w:r>
                      <w:r w:rsidRPr="00EC3FA7">
                        <w:rPr>
                          <w:rFonts w:eastAsiaTheme="minorEastAsia" w:cs="Times New Roman"/>
                          <w:szCs w:val="18"/>
                        </w:rPr>
                        <w:t>写入1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→ 输入状态+内部弱上拉, 外部</w:t>
                      </w:r>
                    </w:p>
                    <w:p w14:paraId="00C03214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 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可驱动为高或低</w:t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(可读取外部电平)</w:t>
                      </w:r>
                    </w:p>
                    <w:p w14:paraId="684DCFC7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常用于IO口控制按钮, LED, 数据读取</w:t>
                      </w:r>
                    </w:p>
                    <w:p w14:paraId="0C28ED13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适合多数低速IO控制场景, 无需配置</w:t>
                      </w:r>
                    </w:p>
                    <w:p w14:paraId="191BA06F" w14:textId="77777777" w:rsidR="00F8139D" w:rsidRPr="00167F73" w:rsidRDefault="00F8139D" w:rsidP="00F8139D">
                      <w:pPr>
                        <w:pStyle w:val="af2"/>
                        <w:rPr>
                          <w:rFonts w:asciiTheme="minorEastAsia" w:eastAsiaTheme="minorEastAsia" w:hAnsiTheme="minorEastAsia" w:cs="Times New Roman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C82EC4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1FB6FE68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4A4A9028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29892719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0DADB863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5C875A52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4FA0EA02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  <w:r>
        <w:rPr>
          <w:rFonts w:eastAsiaTheme="minorEastAsia" w:cs="Times New Roman" w:hint="eastAsia"/>
          <w:szCs w:val="18"/>
        </w:rPr>
        <w:t xml:space="preserve"> </w:t>
      </w:r>
    </w:p>
    <w:p w14:paraId="6B3E2FFB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4BC3A78B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2BFF66F9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001E3262" w14:textId="247036D8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217F7780" w14:textId="3E85E563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  <w:r w:rsidRPr="009548C7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2C573C86" wp14:editId="6157ED9E">
                <wp:simplePos x="0" y="0"/>
                <wp:positionH relativeFrom="margin">
                  <wp:posOffset>7513320</wp:posOffset>
                </wp:positionH>
                <wp:positionV relativeFrom="paragraph">
                  <wp:posOffset>42545</wp:posOffset>
                </wp:positionV>
                <wp:extent cx="2501265" cy="1673225"/>
                <wp:effectExtent l="0" t="0" r="0" b="3175"/>
                <wp:wrapNone/>
                <wp:docPr id="1373654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1265" cy="1673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A663D" w14:textId="77777777" w:rsidR="00F8139D" w:rsidRPr="00167F73" w:rsidRDefault="00F8139D" w:rsidP="00F8139D">
                            <w:pPr>
                              <w:ind w:left="240" w:hangingChars="150" w:hanging="240"/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Cambria Math"/>
                                <w:szCs w:val="18"/>
                              </w:rPr>
                              <w:t>④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</w:t>
                            </w:r>
                            <w:r w:rsidRPr="007D2EF1">
                              <w:rPr>
                                <w:rFonts w:asciiTheme="minorEastAsia" w:eastAsiaTheme="minorEastAsia" w:hAnsiTheme="minorEastAsia" w:cs="Times New Roman"/>
                                <w:b/>
                                <w:bCs/>
                                <w:color w:val="00B050"/>
                                <w:szCs w:val="18"/>
                              </w:rPr>
                              <w:t>开漏输出模式</w:t>
                            </w:r>
                            <w:r w:rsidRPr="007D2EF1">
                              <w:rPr>
                                <w:rFonts w:asciiTheme="minorEastAsia" w:eastAsiaTheme="minorEastAsia" w:hAnsiTheme="minorEastAsia" w:cs="Times New Roman" w:hint="eastAsia"/>
                                <w:b/>
                                <w:bCs/>
                                <w:color w:val="00B050"/>
                                <w:szCs w:val="18"/>
                              </w:rPr>
                              <w:t>: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引脚只支持下拉</w:t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>(输出0)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,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不能主动输出1。通常需要外部上拉电阻。</w:t>
                            </w:r>
                          </w:p>
                          <w:p w14:paraId="71F0D633" w14:textId="77777777" w:rsidR="00F8139D" w:rsidRPr="007D2EF1" w:rsidRDefault="00F8139D" w:rsidP="00F8139D">
                            <w:pPr>
                              <w:spacing w:line="276" w:lineRule="auto"/>
                              <w:ind w:firstLineChars="150" w:firstLine="240"/>
                              <w:rPr>
                                <w:rFonts w:asciiTheme="minorEastAsia" w:eastAsiaTheme="minorEastAsia" w:hAnsiTheme="minorEastAsia" w:cs="Times New Roman" w:hint="eastAsia"/>
                                <w:b/>
                                <w:bCs/>
                                <w:color w:val="4C94D8" w:themeColor="text2" w:themeTint="80"/>
                                <w:szCs w:val="18"/>
                              </w:rPr>
                            </w:pPr>
                            <w:r w:rsidRPr="007D2EF1">
                              <w:rPr>
                                <w:rFonts w:asciiTheme="minorEastAsia" w:eastAsiaTheme="minorEastAsia" w:hAnsiTheme="minorEastAsia" w:cs="Times New Roman"/>
                                <w:b/>
                                <w:bCs/>
                                <w:color w:val="4C94D8" w:themeColor="text2" w:themeTint="80"/>
                                <w:szCs w:val="18"/>
                              </w:rPr>
                              <w:t>特点</w:t>
                            </w:r>
                            <w:r w:rsidRPr="007D2EF1">
                              <w:rPr>
                                <w:rFonts w:asciiTheme="minorEastAsia" w:eastAsiaTheme="minorEastAsia" w:hAnsiTheme="minorEastAsia" w:cs="Times New Roman" w:hint="eastAsia"/>
                                <w:b/>
                                <w:bCs/>
                                <w:color w:val="4C94D8" w:themeColor="text2" w:themeTint="80"/>
                                <w:szCs w:val="18"/>
                              </w:rPr>
                              <w:t>:</w:t>
                            </w:r>
                          </w:p>
                          <w:p w14:paraId="3F564A87" w14:textId="77777777" w:rsidR="00F8139D" w:rsidRPr="00172A2A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常用于多主总线通信协议</w:t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(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如I²C</w:t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,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1-Wire</w:t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>)</w:t>
                            </w:r>
                          </w:p>
                          <w:p w14:paraId="6C75FB60" w14:textId="77777777" w:rsidR="00F8139D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多个设备可共用一个线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,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低电平主动拉低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, </w:t>
                            </w:r>
                          </w:p>
                          <w:p w14:paraId="05398605" w14:textId="77777777" w:rsidR="00F8139D" w:rsidRDefault="00F8139D" w:rsidP="00F8139D">
                            <w:pPr>
                              <w:ind w:firstLine="360"/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高电平靠上拉</w:t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(上拉时可以读取外部电平</w:t>
                            </w:r>
                          </w:p>
                          <w:p w14:paraId="0AD70FEA" w14:textId="77777777" w:rsidR="00F8139D" w:rsidRPr="00172A2A" w:rsidRDefault="00F8139D" w:rsidP="00F8139D">
                            <w:pPr>
                              <w:ind w:firstLine="360"/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>变化)</w:t>
                            </w:r>
                          </w:p>
                          <w:p w14:paraId="778A29EB" w14:textId="77777777" w:rsidR="00F8139D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典型使用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: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I²C</w:t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,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SDA/SCL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,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外部中断信号线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, </w:t>
                            </w:r>
                          </w:p>
                          <w:p w14:paraId="0A771921" w14:textId="77777777" w:rsidR="00F8139D" w:rsidRPr="00172A2A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   </w:t>
                            </w:r>
                            <w:r w:rsidRPr="00172A2A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并联器件通信</w:t>
                            </w:r>
                          </w:p>
                          <w:p w14:paraId="160BCB1A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 xml:space="preserve">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适合总线共享场合或模拟双向通信</w:t>
                            </w:r>
                          </w:p>
                          <w:p w14:paraId="5D7B5C31" w14:textId="77777777" w:rsidR="00F8139D" w:rsidRPr="00167F73" w:rsidRDefault="00F8139D" w:rsidP="00F8139D">
                            <w:pPr>
                              <w:pStyle w:val="af2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73C86" id="_x0000_s1029" type="#_x0000_t202" style="position:absolute;left:0;text-align:left;margin-left:591.6pt;margin-top:3.35pt;width:196.95pt;height:131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" filled="f" stroked="f">
                <v:textbox>
                  <w:txbxContent>
                    <w:p w14:paraId="08BA663D" w14:textId="77777777" w:rsidR="00F8139D" w:rsidRPr="00167F73" w:rsidRDefault="00F8139D" w:rsidP="00F8139D">
                      <w:pPr>
                        <w:ind w:left="240" w:hangingChars="150" w:hanging="240"/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Cambria Math"/>
                          <w:szCs w:val="18"/>
                        </w:rPr>
                        <w:t>④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</w:t>
                      </w:r>
                      <w:r w:rsidRPr="007D2EF1">
                        <w:rPr>
                          <w:rFonts w:asciiTheme="minorEastAsia" w:eastAsiaTheme="minorEastAsia" w:hAnsiTheme="minorEastAsia" w:cs="Times New Roman"/>
                          <w:b/>
                          <w:bCs/>
                          <w:color w:val="00B050"/>
                          <w:szCs w:val="18"/>
                        </w:rPr>
                        <w:t>开漏输出模式</w:t>
                      </w:r>
                      <w:r w:rsidRPr="007D2EF1">
                        <w:rPr>
                          <w:rFonts w:asciiTheme="minorEastAsia" w:eastAsiaTheme="minorEastAsia" w:hAnsiTheme="minorEastAsia" w:cs="Times New Roman" w:hint="eastAsia"/>
                          <w:b/>
                          <w:bCs/>
                          <w:color w:val="00B050"/>
                          <w:szCs w:val="18"/>
                        </w:rPr>
                        <w:t>:</w:t>
                      </w:r>
                      <w:r w:rsidRPr="00167F73"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引脚只支持下拉</w:t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>(输出0)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,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不能主动输出1。通常需要外部上拉电阻。</w:t>
                      </w:r>
                    </w:p>
                    <w:p w14:paraId="71F0D633" w14:textId="77777777" w:rsidR="00F8139D" w:rsidRPr="007D2EF1" w:rsidRDefault="00F8139D" w:rsidP="00F8139D">
                      <w:pPr>
                        <w:spacing w:line="276" w:lineRule="auto"/>
                        <w:ind w:firstLineChars="150" w:firstLine="240"/>
                        <w:rPr>
                          <w:rFonts w:asciiTheme="minorEastAsia" w:eastAsiaTheme="minorEastAsia" w:hAnsiTheme="minorEastAsia" w:cs="Times New Roman" w:hint="eastAsia"/>
                          <w:b/>
                          <w:bCs/>
                          <w:color w:val="4C94D8" w:themeColor="text2" w:themeTint="80"/>
                          <w:szCs w:val="18"/>
                        </w:rPr>
                      </w:pPr>
                      <w:r w:rsidRPr="007D2EF1">
                        <w:rPr>
                          <w:rFonts w:asciiTheme="minorEastAsia" w:eastAsiaTheme="minorEastAsia" w:hAnsiTheme="minorEastAsia" w:cs="Times New Roman"/>
                          <w:b/>
                          <w:bCs/>
                          <w:color w:val="4C94D8" w:themeColor="text2" w:themeTint="80"/>
                          <w:szCs w:val="18"/>
                        </w:rPr>
                        <w:t>特点</w:t>
                      </w:r>
                      <w:r w:rsidRPr="007D2EF1">
                        <w:rPr>
                          <w:rFonts w:asciiTheme="minorEastAsia" w:eastAsiaTheme="minorEastAsia" w:hAnsiTheme="minorEastAsia" w:cs="Times New Roman" w:hint="eastAsia"/>
                          <w:b/>
                          <w:bCs/>
                          <w:color w:val="4C94D8" w:themeColor="text2" w:themeTint="80"/>
                          <w:szCs w:val="18"/>
                        </w:rPr>
                        <w:t>:</w:t>
                      </w:r>
                    </w:p>
                    <w:p w14:paraId="3F564A87" w14:textId="77777777" w:rsidR="00F8139D" w:rsidRPr="00172A2A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常用于多主总线通信协议</w:t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(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如I²C</w:t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,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1-Wire</w:t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>)</w:t>
                      </w:r>
                    </w:p>
                    <w:p w14:paraId="6C75FB60" w14:textId="77777777" w:rsidR="00F8139D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多个设备可共用一个线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,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低电平主动拉低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, </w:t>
                      </w:r>
                    </w:p>
                    <w:p w14:paraId="05398605" w14:textId="77777777" w:rsidR="00F8139D" w:rsidRDefault="00F8139D" w:rsidP="00F8139D">
                      <w:pPr>
                        <w:ind w:firstLine="360"/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高电平靠上拉</w:t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(上拉时可以读取外部电平</w:t>
                      </w:r>
                    </w:p>
                    <w:p w14:paraId="0AD70FEA" w14:textId="77777777" w:rsidR="00F8139D" w:rsidRPr="00172A2A" w:rsidRDefault="00F8139D" w:rsidP="00F8139D">
                      <w:pPr>
                        <w:ind w:firstLine="360"/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>变化)</w:t>
                      </w:r>
                    </w:p>
                    <w:p w14:paraId="778A29EB" w14:textId="77777777" w:rsidR="00F8139D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典型使用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: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I²C</w:t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,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SDA/SCL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,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外部中断信号线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, </w:t>
                      </w:r>
                    </w:p>
                    <w:p w14:paraId="0A771921" w14:textId="77777777" w:rsidR="00F8139D" w:rsidRPr="00172A2A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   </w:t>
                      </w:r>
                      <w:r w:rsidRPr="00172A2A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并联器件通信</w:t>
                      </w:r>
                    </w:p>
                    <w:p w14:paraId="160BCB1A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 xml:space="preserve">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适合总线共享场合或模拟双向通信</w:t>
                      </w:r>
                    </w:p>
                    <w:p w14:paraId="5D7B5C31" w14:textId="77777777" w:rsidR="00F8139D" w:rsidRPr="00167F73" w:rsidRDefault="00F8139D" w:rsidP="00F8139D">
                      <w:pPr>
                        <w:pStyle w:val="af2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48C7">
        <w:rPr>
          <w:rFonts w:eastAsiaTheme="minorEastAsia"/>
          <w:noProof/>
          <w:szCs w:val="18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058EDAC3" wp14:editId="546B1D7E">
                <wp:simplePos x="0" y="0"/>
                <wp:positionH relativeFrom="column">
                  <wp:posOffset>-17780</wp:posOffset>
                </wp:positionH>
                <wp:positionV relativeFrom="paragraph">
                  <wp:posOffset>41275</wp:posOffset>
                </wp:positionV>
                <wp:extent cx="2406650" cy="1477010"/>
                <wp:effectExtent l="0" t="0" r="0" b="0"/>
                <wp:wrapNone/>
                <wp:docPr id="193007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650" cy="1477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D293B" w14:textId="77777777" w:rsidR="00F8139D" w:rsidRPr="00167F73" w:rsidRDefault="00F8139D" w:rsidP="00F8139D">
                            <w:pPr>
                              <w:ind w:left="240" w:hangingChars="150" w:hanging="240"/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Cambria Math"/>
                                <w:szCs w:val="18"/>
                              </w:rPr>
                              <w:t>③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</w:t>
                            </w:r>
                            <w:r w:rsidRPr="007D2EF1">
                              <w:rPr>
                                <w:rFonts w:asciiTheme="minorEastAsia" w:eastAsiaTheme="minorEastAsia" w:hAnsiTheme="minorEastAsia" w:cs="Times New Roman"/>
                                <w:b/>
                                <w:bCs/>
                                <w:color w:val="00B050"/>
                                <w:szCs w:val="18"/>
                              </w:rPr>
                              <w:t>高阻输入模式: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引脚处于高阻态, 仅作输入使用。</w:t>
                            </w:r>
                            <w: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  <w:t>没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>有上拉电阻, 不影响外部电路。</w:t>
                            </w:r>
                          </w:p>
                          <w:p w14:paraId="6A63AC99" w14:textId="77777777" w:rsidR="00F8139D" w:rsidRPr="007D2EF1" w:rsidRDefault="00F8139D" w:rsidP="00F8139D">
                            <w:pPr>
                              <w:spacing w:line="276" w:lineRule="auto"/>
                              <w:ind w:firstLineChars="150" w:firstLine="240"/>
                              <w:rPr>
                                <w:rFonts w:asciiTheme="minorEastAsia" w:eastAsiaTheme="minorEastAsia" w:hAnsiTheme="minorEastAsia" w:cs="Times New Roman" w:hint="eastAsia"/>
                                <w:b/>
                                <w:bCs/>
                                <w:color w:val="4C94D8" w:themeColor="text2" w:themeTint="80"/>
                                <w:szCs w:val="18"/>
                              </w:rPr>
                            </w:pPr>
                            <w:r w:rsidRPr="007D2EF1">
                              <w:rPr>
                                <w:rFonts w:asciiTheme="minorEastAsia" w:eastAsiaTheme="minorEastAsia" w:hAnsiTheme="minorEastAsia" w:cs="Times New Roman"/>
                                <w:b/>
                                <w:bCs/>
                                <w:color w:val="4C94D8" w:themeColor="text2" w:themeTint="80"/>
                                <w:szCs w:val="18"/>
                              </w:rPr>
                              <w:t>特点:</w:t>
                            </w:r>
                          </w:p>
                          <w:p w14:paraId="0CE16691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外部电压变化可以准确读取</w:t>
                            </w:r>
                          </w:p>
                          <w:p w14:paraId="3E287B41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不会因IO内部状态影响总线</w:t>
                            </w:r>
                          </w:p>
                          <w:p w14:paraId="320D3765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常用于: ADC输入, 模拟信号读取, 外部</w:t>
                            </w:r>
                          </w:p>
                          <w:p w14:paraId="4012DBCF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  控制电压读取等</w:t>
                            </w:r>
                          </w:p>
                          <w:p w14:paraId="2E875DEE" w14:textId="77777777" w:rsidR="00F8139D" w:rsidRPr="00167F73" w:rsidRDefault="00F8139D" w:rsidP="00F8139D">
                            <w:pPr>
                              <w:rPr>
                                <w:rFonts w:asciiTheme="minorEastAsia" w:eastAsiaTheme="minorEastAsia" w:hAnsiTheme="minorEastAsia" w:cs="Times New Roman" w:hint="eastAsia"/>
                                <w:szCs w:val="18"/>
                              </w:rPr>
                            </w:pP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 </w:t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sym w:font="Symbol" w:char="F0B7"/>
                            </w:r>
                            <w:r w:rsidRPr="00167F73">
                              <w:rPr>
                                <w:rFonts w:asciiTheme="minorEastAsia" w:eastAsiaTheme="minorEastAsia" w:hAnsiTheme="minorEastAsia" w:cs="Times New Roman"/>
                                <w:szCs w:val="18"/>
                              </w:rPr>
                              <w:t xml:space="preserve"> 适合精确读取外部模拟信号</w:t>
                            </w:r>
                          </w:p>
                          <w:p w14:paraId="1A2B431D" w14:textId="77777777" w:rsidR="00F8139D" w:rsidRPr="00167F73" w:rsidRDefault="00F8139D" w:rsidP="00F8139D">
                            <w:pPr>
                              <w:pStyle w:val="af2"/>
                              <w:rPr>
                                <w:rFonts w:asciiTheme="minorEastAsia" w:eastAsiaTheme="minorEastAsia" w:hAnsiTheme="minorEastAsia" w:cs="Times New Roman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EDAC3" id="_x0000_s1030" type="#_x0000_t202" style="position:absolute;left:0;text-align:left;margin-left:-1.4pt;margin-top:3.25pt;width:189.5pt;height:116.3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" filled="f" stroked="f">
                <v:textbox>
                  <w:txbxContent>
                    <w:p w14:paraId="693D293B" w14:textId="77777777" w:rsidR="00F8139D" w:rsidRPr="00167F73" w:rsidRDefault="00F8139D" w:rsidP="00F8139D">
                      <w:pPr>
                        <w:ind w:left="240" w:hangingChars="150" w:hanging="240"/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Cambria Math"/>
                          <w:szCs w:val="18"/>
                        </w:rPr>
                        <w:t>③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</w:t>
                      </w:r>
                      <w:r w:rsidRPr="007D2EF1">
                        <w:rPr>
                          <w:rFonts w:asciiTheme="minorEastAsia" w:eastAsiaTheme="minorEastAsia" w:hAnsiTheme="minorEastAsia" w:cs="Times New Roman"/>
                          <w:b/>
                          <w:bCs/>
                          <w:color w:val="00B050"/>
                          <w:szCs w:val="18"/>
                        </w:rPr>
                        <w:t>高阻输入模式: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引脚处于高阻态, 仅作输入使用。</w:t>
                      </w:r>
                      <w: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  <w:t>没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>有上拉电阻, 不影响外部电路。</w:t>
                      </w:r>
                    </w:p>
                    <w:p w14:paraId="6A63AC99" w14:textId="77777777" w:rsidR="00F8139D" w:rsidRPr="007D2EF1" w:rsidRDefault="00F8139D" w:rsidP="00F8139D">
                      <w:pPr>
                        <w:spacing w:line="276" w:lineRule="auto"/>
                        <w:ind w:firstLineChars="150" w:firstLine="240"/>
                        <w:rPr>
                          <w:rFonts w:asciiTheme="minorEastAsia" w:eastAsiaTheme="minorEastAsia" w:hAnsiTheme="minorEastAsia" w:cs="Times New Roman" w:hint="eastAsia"/>
                          <w:b/>
                          <w:bCs/>
                          <w:color w:val="4C94D8" w:themeColor="text2" w:themeTint="80"/>
                          <w:szCs w:val="18"/>
                        </w:rPr>
                      </w:pPr>
                      <w:r w:rsidRPr="007D2EF1">
                        <w:rPr>
                          <w:rFonts w:asciiTheme="minorEastAsia" w:eastAsiaTheme="minorEastAsia" w:hAnsiTheme="minorEastAsia" w:cs="Times New Roman"/>
                          <w:b/>
                          <w:bCs/>
                          <w:color w:val="4C94D8" w:themeColor="text2" w:themeTint="80"/>
                          <w:szCs w:val="18"/>
                        </w:rPr>
                        <w:t>特点:</w:t>
                      </w:r>
                    </w:p>
                    <w:p w14:paraId="0CE16691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外部电压变化可以准确读取</w:t>
                      </w:r>
                    </w:p>
                    <w:p w14:paraId="3E287B41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不会因IO内部状态影响总线</w:t>
                      </w:r>
                    </w:p>
                    <w:p w14:paraId="320D3765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常用于: ADC输入, 模拟信号读取, 外部</w:t>
                      </w:r>
                    </w:p>
                    <w:p w14:paraId="4012DBCF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  控制电压读取等</w:t>
                      </w:r>
                    </w:p>
                    <w:p w14:paraId="2E875DEE" w14:textId="77777777" w:rsidR="00F8139D" w:rsidRPr="00167F73" w:rsidRDefault="00F8139D" w:rsidP="00F8139D">
                      <w:pPr>
                        <w:rPr>
                          <w:rFonts w:asciiTheme="minorEastAsia" w:eastAsiaTheme="minorEastAsia" w:hAnsiTheme="minorEastAsia" w:cs="Times New Roman" w:hint="eastAsia"/>
                          <w:szCs w:val="18"/>
                        </w:rPr>
                      </w:pP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 </w:t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sym w:font="Symbol" w:char="F0B7"/>
                      </w:r>
                      <w:r w:rsidRPr="00167F73">
                        <w:rPr>
                          <w:rFonts w:asciiTheme="minorEastAsia" w:eastAsiaTheme="minorEastAsia" w:hAnsiTheme="minorEastAsia" w:cs="Times New Roman"/>
                          <w:szCs w:val="18"/>
                        </w:rPr>
                        <w:t xml:space="preserve"> 适合精确读取外部模拟信号</w:t>
                      </w:r>
                    </w:p>
                    <w:p w14:paraId="1A2B431D" w14:textId="77777777" w:rsidR="00F8139D" w:rsidRPr="00167F73" w:rsidRDefault="00F8139D" w:rsidP="00F8139D">
                      <w:pPr>
                        <w:pStyle w:val="af2"/>
                        <w:rPr>
                          <w:rFonts w:asciiTheme="minorEastAsia" w:eastAsiaTheme="minorEastAsia" w:hAnsiTheme="minorEastAsia" w:cs="Times New Roman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6FA8F3" wp14:editId="65F5A801">
                <wp:simplePos x="0" y="0"/>
                <wp:positionH relativeFrom="column">
                  <wp:posOffset>41275</wp:posOffset>
                </wp:positionH>
                <wp:positionV relativeFrom="paragraph">
                  <wp:posOffset>10424</wp:posOffset>
                </wp:positionV>
                <wp:extent cx="4684144" cy="8626"/>
                <wp:effectExtent l="0" t="0" r="21590" b="29845"/>
                <wp:wrapNone/>
                <wp:docPr id="92013389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4144" cy="862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71785" id="Straight Connector 3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25pt,.8pt" to="372.1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32182F30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64D70373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27AC49C4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1796A8C4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09D52266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50956990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0EFF903C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7D4CF5E1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0C81BFC3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68A65B9A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511512E3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498E6CCA" w14:textId="77777777" w:rsidR="000A387E" w:rsidRDefault="000A387E" w:rsidP="00A42E16">
      <w:pPr>
        <w:jc w:val="left"/>
        <w:rPr>
          <w:ins w:id="55" w:author="Martin Ma" w:date="2025-10-04T23:11:00Z" w16du:dateUtc="2025-10-05T06:11:00Z"/>
          <w:rFonts w:eastAsiaTheme="minorEastAsia" w:cs="Times New Roman" w:hint="eastAsia"/>
          <w:szCs w:val="18"/>
        </w:rPr>
      </w:pPr>
    </w:p>
    <w:p w14:paraId="15A9350F" w14:textId="77777777" w:rsidR="000A387E" w:rsidRDefault="000A387E" w:rsidP="00A42E16">
      <w:pPr>
        <w:jc w:val="left"/>
        <w:rPr>
          <w:ins w:id="56" w:author="Martin Ma" w:date="2025-10-04T23:10:00Z" w16du:dateUtc="2025-10-05T06:10:00Z"/>
          <w:rFonts w:eastAsiaTheme="minorEastAsia" w:cs="Times New Roman" w:hint="eastAsia"/>
          <w:szCs w:val="18"/>
        </w:rPr>
      </w:pPr>
    </w:p>
    <w:p w14:paraId="6FBCF238" w14:textId="7958B7B5" w:rsidR="00A42E16" w:rsidRDefault="000A387E" w:rsidP="00A42E16">
      <w:pPr>
        <w:jc w:val="left"/>
        <w:rPr>
          <w:ins w:id="57" w:author="Martin Ma" w:date="2025-10-04T23:10:00Z" w16du:dateUtc="2025-10-05T06:10:00Z"/>
          <w:rFonts w:eastAsiaTheme="minorEastAsia" w:cs="Times New Roman" w:hint="eastAsia"/>
          <w:szCs w:val="18"/>
        </w:rPr>
      </w:pPr>
      <w:ins w:id="58" w:author="Martin Ma" w:date="2025-10-04T23:10:00Z" w16du:dateUtc="2025-10-05T06:10:00Z">
        <w:r>
          <w:rPr>
            <w:rFonts w:eastAsiaTheme="minorEastAsia" w:cs="Times New Roman" w:hint="eastAsia"/>
            <w:szCs w:val="18"/>
          </w:rPr>
          <w:t>通过配置</w:t>
        </w:r>
      </w:ins>
      <w:ins w:id="59" w:author="Martin Ma" w:date="2025-10-04T23:11:00Z" w16du:dateUtc="2025-10-05T06:11:00Z">
        <w:r>
          <w:rPr>
            <w:rFonts w:eastAsiaTheme="minorEastAsia" w:cs="Times New Roman" w:hint="eastAsia"/>
            <w:szCs w:val="18"/>
          </w:rPr>
          <w:t>SFR可以</w:t>
        </w:r>
      </w:ins>
      <w:ins w:id="60" w:author="Martin Ma" w:date="2025-10-04T23:10:00Z" w16du:dateUtc="2025-10-05T06:10:00Z">
        <w:r>
          <w:rPr>
            <w:rFonts w:eastAsiaTheme="minorEastAsia" w:cs="Times New Roman" w:hint="eastAsia"/>
            <w:szCs w:val="18"/>
          </w:rPr>
          <w:t>设定不同GPIO的模式 (不同的MCU也不一样)</w:t>
        </w:r>
      </w:ins>
      <w:ins w:id="61" w:author="Martin Ma" w:date="2025-10-04T22:20:00Z" w16du:dateUtc="2025-10-05T05:20:00Z">
        <w:r w:rsidR="00A42E16">
          <w:rPr>
            <w:rFonts w:eastAsiaTheme="minorEastAsia" w:cs="Times New Roman" w:hint="eastAsia"/>
            <w:szCs w:val="18"/>
          </w:rPr>
          <w:t xml:space="preserve"> </w:t>
        </w:r>
      </w:ins>
      <w:ins w:id="62" w:author="Martin Ma" w:date="2025-10-04T23:11:00Z" w16du:dateUtc="2025-10-05T06:11:00Z">
        <w:r>
          <w:rPr>
            <w:rFonts w:eastAsiaTheme="minorEastAsia" w:cs="Times New Roman" w:hint="eastAsia"/>
            <w:szCs w:val="18"/>
          </w:rPr>
          <w:t xml:space="preserve"> (下述仅供参考)</w:t>
        </w:r>
      </w:ins>
    </w:p>
    <w:p w14:paraId="11CB3A00" w14:textId="77777777" w:rsidR="000A387E" w:rsidRDefault="000A387E">
      <w:pPr>
        <w:jc w:val="left"/>
        <w:rPr>
          <w:rFonts w:eastAsiaTheme="minorEastAsia" w:cs="Times New Roman" w:hint="eastAsia"/>
          <w:szCs w:val="18"/>
        </w:rPr>
        <w:pPrChange w:id="63" w:author="Martin Ma" w:date="2025-10-04T22:20:00Z" w16du:dateUtc="2025-10-05T05:20:00Z">
          <w:pPr>
            <w:ind w:firstLine="420"/>
          </w:pPr>
        </w:pPrChange>
      </w:pPr>
    </w:p>
    <w:tbl>
      <w:tblPr>
        <w:tblW w:w="7366" w:type="dxa"/>
        <w:jc w:val="center"/>
        <w:tblLook w:val="04A0" w:firstRow="1" w:lastRow="0" w:firstColumn="1" w:lastColumn="0" w:noHBand="0" w:noVBand="1"/>
      </w:tblPr>
      <w:tblGrid>
        <w:gridCol w:w="640"/>
        <w:gridCol w:w="640"/>
        <w:gridCol w:w="991"/>
        <w:gridCol w:w="5095"/>
      </w:tblGrid>
      <w:tr w:rsidR="00F8139D" w:rsidRPr="00A36906" w14:paraId="79997570" w14:textId="77777777" w:rsidTr="00D506D4">
        <w:trPr>
          <w:trHeight w:val="300"/>
          <w:jc w:val="center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A7170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eastAsiaTheme="minorEastAsia" w:cs="Times New Roman" w:hint="eastAsia"/>
                <w:b/>
                <w:bCs/>
                <w:color w:val="000000"/>
                <w:kern w:val="0"/>
                <w:szCs w:val="16"/>
              </w:rPr>
            </w:pPr>
            <w:r w:rsidRPr="00A36906">
              <w:rPr>
                <w:rFonts w:cs="Times New Roman"/>
                <w:b/>
                <w:bCs/>
                <w:color w:val="000000"/>
                <w:kern w:val="0"/>
                <w:szCs w:val="16"/>
              </w:rPr>
              <w:t>PnM</w:t>
            </w:r>
            <w:r w:rsidRPr="00A36906">
              <w:rPr>
                <w:rFonts w:eastAsiaTheme="minorEastAsia" w:cs="Times New Roman"/>
                <w:b/>
                <w:bCs/>
                <w:color w:val="000000"/>
                <w:kern w:val="0"/>
                <w:szCs w:val="16"/>
              </w:rPr>
              <w:t>0</w:t>
            </w:r>
          </w:p>
        </w:tc>
        <w:tc>
          <w:tcPr>
            <w:tcW w:w="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E9F57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eastAsiaTheme="minorEastAsia" w:cs="Times New Roman" w:hint="eastAsia"/>
                <w:b/>
                <w:bCs/>
                <w:color w:val="000000"/>
                <w:kern w:val="0"/>
                <w:szCs w:val="16"/>
              </w:rPr>
            </w:pPr>
            <w:r w:rsidRPr="00A36906">
              <w:rPr>
                <w:rFonts w:cs="Times New Roman"/>
                <w:b/>
                <w:bCs/>
                <w:color w:val="000000"/>
                <w:kern w:val="0"/>
                <w:szCs w:val="16"/>
              </w:rPr>
              <w:t>PnM</w:t>
            </w:r>
            <w:r w:rsidRPr="00A36906">
              <w:rPr>
                <w:rFonts w:eastAsiaTheme="minorEastAsia" w:cs="Times New Roman"/>
                <w:b/>
                <w:bCs/>
                <w:color w:val="000000"/>
                <w:kern w:val="0"/>
                <w:szCs w:val="16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3BBA6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Cs w:val="16"/>
              </w:rPr>
            </w:pPr>
            <w:r w:rsidRPr="00A36906">
              <w:rPr>
                <w:rFonts w:eastAsia="微软雅黑" w:cs="Times New Roman"/>
                <w:b/>
                <w:bCs/>
                <w:color w:val="000000"/>
                <w:kern w:val="0"/>
                <w:szCs w:val="16"/>
              </w:rPr>
              <w:t>模式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B07D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Cs w:val="16"/>
              </w:rPr>
            </w:pPr>
            <w:r w:rsidRPr="00A36906">
              <w:rPr>
                <w:rFonts w:eastAsia="微软雅黑" w:cs="Times New Roman"/>
                <w:b/>
                <w:bCs/>
                <w:color w:val="000000"/>
                <w:kern w:val="0"/>
                <w:szCs w:val="16"/>
              </w:rPr>
              <w:t>特点</w:t>
            </w:r>
          </w:p>
        </w:tc>
      </w:tr>
      <w:tr w:rsidR="00F8139D" w:rsidRPr="00A36906" w14:paraId="56E03BF0" w14:textId="77777777" w:rsidTr="00D506D4">
        <w:trPr>
          <w:trHeight w:val="146"/>
          <w:jc w:val="center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B3537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52544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39AF0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准双向口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BBF21" w14:textId="77777777" w:rsidR="00F8139D" w:rsidRPr="00A36906" w:rsidRDefault="00F8139D" w:rsidP="00D506D4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默认模式, 支持输入, 能输出低电平, 高电平靠弱上拉</w:t>
            </w:r>
          </w:p>
        </w:tc>
      </w:tr>
      <w:tr w:rsidR="00F8139D" w:rsidRPr="00A36906" w14:paraId="7D193E6A" w14:textId="77777777" w:rsidTr="00D506D4">
        <w:trPr>
          <w:trHeight w:val="64"/>
          <w:jc w:val="center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5634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1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FF7F0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6D28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推挽输出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36F7F" w14:textId="77777777" w:rsidR="00F8139D" w:rsidRPr="00A36906" w:rsidRDefault="00F8139D" w:rsidP="00D506D4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可输出高/低电平, 驱动能力强，不能输入</w:t>
            </w:r>
          </w:p>
        </w:tc>
      </w:tr>
      <w:tr w:rsidR="00F8139D" w:rsidRPr="00A36906" w14:paraId="58C7AE3B" w14:textId="77777777" w:rsidTr="00D506D4">
        <w:trPr>
          <w:trHeight w:val="64"/>
          <w:jc w:val="center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C5C46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0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B555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57CA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高阻输入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5DF63" w14:textId="77777777" w:rsidR="00F8139D" w:rsidRPr="00A36906" w:rsidRDefault="00F8139D" w:rsidP="00D506D4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完全输入模式, 不影响总线, 可接高阻传感器等</w:t>
            </w:r>
          </w:p>
        </w:tc>
      </w:tr>
      <w:tr w:rsidR="00F8139D" w:rsidRPr="00A36906" w14:paraId="4B31D46C" w14:textId="77777777" w:rsidTr="00D506D4">
        <w:trPr>
          <w:trHeight w:val="64"/>
          <w:jc w:val="center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40265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1</w:t>
            </w:r>
          </w:p>
        </w:tc>
        <w:tc>
          <w:tcPr>
            <w:tcW w:w="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CCB4A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F8D41" w14:textId="77777777" w:rsidR="00F8139D" w:rsidRPr="00A36906" w:rsidRDefault="00F8139D" w:rsidP="00D506D4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开漏输出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AD95E" w14:textId="77777777" w:rsidR="00F8139D" w:rsidRPr="00A36906" w:rsidRDefault="00F8139D" w:rsidP="00D506D4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Times New Roman" w:hint="eastAsia"/>
                <w:color w:val="000000"/>
                <w:kern w:val="0"/>
                <w:szCs w:val="16"/>
              </w:rPr>
            </w:pPr>
            <w:r w:rsidRPr="00A36906">
              <w:rPr>
                <w:rFonts w:asciiTheme="minorEastAsia" w:eastAsiaTheme="minorEastAsia" w:hAnsiTheme="minorEastAsia" w:cs="Times New Roman"/>
                <w:color w:val="000000"/>
                <w:kern w:val="0"/>
                <w:szCs w:val="16"/>
              </w:rPr>
              <w:t>可下拉输出0, 不能输出1；配合外部上拉电阻用作I²C，等总线通信</w:t>
            </w:r>
          </w:p>
        </w:tc>
      </w:tr>
    </w:tbl>
    <w:p w14:paraId="51AF1504" w14:textId="77777777" w:rsidR="00F8139D" w:rsidDel="00A42E16" w:rsidRDefault="00F8139D" w:rsidP="00F8139D">
      <w:pPr>
        <w:ind w:firstLine="420"/>
        <w:rPr>
          <w:del w:id="64" w:author="Martin Ma" w:date="2025-10-04T22:19:00Z" w16du:dateUtc="2025-10-05T05:19:00Z"/>
          <w:rFonts w:eastAsiaTheme="minorEastAsia" w:cs="Times New Roman" w:hint="eastAsia"/>
          <w:szCs w:val="18"/>
        </w:rPr>
      </w:pPr>
    </w:p>
    <w:p w14:paraId="0262B208" w14:textId="77777777" w:rsidR="00F8139D" w:rsidDel="00A42E16" w:rsidRDefault="00F8139D" w:rsidP="00F8139D">
      <w:pPr>
        <w:rPr>
          <w:del w:id="65" w:author="Martin Ma" w:date="2025-10-04T22:19:00Z" w16du:dateUtc="2025-10-05T05:19:00Z"/>
          <w:rFonts w:eastAsiaTheme="minorEastAsia" w:cs="Times New Roman" w:hint="eastAsia"/>
          <w:szCs w:val="18"/>
        </w:rPr>
      </w:pPr>
    </w:p>
    <w:p w14:paraId="69AA2C59" w14:textId="77777777" w:rsidR="00F8139D" w:rsidRDefault="00F8139D" w:rsidP="00F8139D">
      <w:pPr>
        <w:rPr>
          <w:rFonts w:eastAsiaTheme="minorEastAsia" w:cs="Times New Roman" w:hint="eastAsia"/>
          <w:szCs w:val="18"/>
        </w:rPr>
      </w:pPr>
    </w:p>
    <w:p w14:paraId="44C615DE" w14:textId="1E6CE0DC" w:rsidR="00F8139D" w:rsidRPr="00A933AD" w:rsidRDefault="00F8139D" w:rsidP="00F8139D">
      <w:pPr>
        <w:ind w:firstLine="420"/>
        <w:rPr>
          <w:rFonts w:ascii="Times New Roman" w:eastAsiaTheme="minorEastAsia" w:hAnsi="Times New Roman" w:cs="Times New Roman"/>
          <w:b/>
          <w:bCs/>
          <w:szCs w:val="18"/>
        </w:rPr>
      </w:pPr>
      <w:r w:rsidRPr="00A933AD">
        <w:rPr>
          <w:rFonts w:ascii="Times New Roman" w:eastAsiaTheme="minorEastAsia" w:hAnsi="Times New Roman" w:cs="Times New Roman"/>
          <w:b/>
          <w:bCs/>
          <w:szCs w:val="18"/>
        </w:rPr>
        <w:t>Note that: PnM0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和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PnM1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都是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8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位对应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Pn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的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8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个引脚位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, n</w:t>
      </w:r>
      <w:r w:rsidRPr="00A933AD">
        <w:rPr>
          <w:rFonts w:ascii="Times New Roman" w:eastAsiaTheme="minorEastAsia" w:hAnsi="Times New Roman" w:cs="Times New Roman"/>
          <w:b/>
          <w:bCs/>
          <w:szCs w:val="18"/>
        </w:rPr>
        <w:t>为不同的引脚</w:t>
      </w:r>
    </w:p>
    <w:p w14:paraId="7E41B033" w14:textId="77777777" w:rsidR="00F8139D" w:rsidRDefault="00F8139D" w:rsidP="00F8139D">
      <w:pPr>
        <w:ind w:firstLine="420"/>
        <w:rPr>
          <w:rFonts w:eastAsiaTheme="minorEastAsia" w:cs="Times New Roman" w:hint="eastAsia"/>
          <w:szCs w:val="18"/>
        </w:rPr>
      </w:pPr>
    </w:p>
    <w:p w14:paraId="39118A77" w14:textId="77777777" w:rsidR="00F8139D" w:rsidRPr="00A933AD" w:rsidRDefault="00F8139D" w:rsidP="00F8139D">
      <w:pPr>
        <w:ind w:firstLine="420"/>
        <w:rPr>
          <w:rFonts w:ascii="Times New Roman" w:eastAsiaTheme="minorEastAsia" w:hAnsi="Times New Roman" w:cs="Times New Roman"/>
          <w:szCs w:val="18"/>
        </w:rPr>
      </w:pPr>
      <w:r w:rsidRPr="00A933AD">
        <w:rPr>
          <w:rFonts w:ascii="Times New Roman" w:eastAsiaTheme="minorEastAsia" w:hAnsi="Times New Roman" w:cs="Times New Roman"/>
          <w:szCs w:val="18"/>
        </w:rPr>
        <w:t>例如</w:t>
      </w:r>
      <w:r w:rsidRPr="00A933AD">
        <w:rPr>
          <w:rFonts w:ascii="Times New Roman" w:eastAsiaTheme="minorEastAsia" w:hAnsi="Times New Roman" w:cs="Times New Roman"/>
          <w:szCs w:val="18"/>
        </w:rPr>
        <w:t xml:space="preserve">: </w:t>
      </w:r>
    </w:p>
    <w:p w14:paraId="70F9CD78" w14:textId="6AD8F243" w:rsidR="00F8139D" w:rsidRPr="00A933AD" w:rsidRDefault="00F8139D" w:rsidP="00F8139D">
      <w:pPr>
        <w:ind w:left="420" w:firstLine="420"/>
        <w:rPr>
          <w:rFonts w:ascii="Times New Roman" w:eastAsiaTheme="minorEastAsia" w:hAnsi="Times New Roman" w:cs="Times New Roman"/>
          <w:szCs w:val="18"/>
        </w:rPr>
      </w:pPr>
      <w:r w:rsidRPr="00A933AD">
        <w:rPr>
          <w:rFonts w:ascii="Times New Roman" w:eastAsiaTheme="minorEastAsia" w:hAnsi="Times New Roman" w:cs="Times New Roman"/>
          <w:szCs w:val="18"/>
        </w:rPr>
        <w:t xml:space="preserve">P1M0 |= 0x01;      // </w:t>
      </w:r>
      <w:r w:rsidRPr="00A933AD">
        <w:rPr>
          <w:rFonts w:ascii="Times New Roman" w:eastAsiaTheme="minorEastAsia" w:hAnsi="Times New Roman" w:cs="Times New Roman"/>
          <w:szCs w:val="18"/>
        </w:rPr>
        <w:t>设置</w:t>
      </w:r>
      <w:r w:rsidRPr="00A933AD">
        <w:rPr>
          <w:rFonts w:ascii="Times New Roman" w:eastAsiaTheme="minorEastAsia" w:hAnsi="Times New Roman" w:cs="Times New Roman"/>
          <w:szCs w:val="18"/>
        </w:rPr>
        <w:t xml:space="preserve"> P1.0 </w:t>
      </w:r>
      <w:r w:rsidRPr="00A933AD">
        <w:rPr>
          <w:rFonts w:ascii="Times New Roman" w:eastAsiaTheme="minorEastAsia" w:hAnsi="Times New Roman" w:cs="Times New Roman"/>
          <w:szCs w:val="18"/>
        </w:rPr>
        <w:t>的</w:t>
      </w:r>
      <w:r w:rsidRPr="00A933AD">
        <w:rPr>
          <w:rFonts w:ascii="Times New Roman" w:eastAsiaTheme="minorEastAsia" w:hAnsi="Times New Roman" w:cs="Times New Roman"/>
          <w:szCs w:val="18"/>
        </w:rPr>
        <w:t xml:space="preserve"> M0 = 1</w:t>
      </w:r>
      <w:r w:rsidR="005D3B33" w:rsidRPr="00A933AD">
        <w:rPr>
          <w:rFonts w:ascii="Times New Roman" w:eastAsiaTheme="minorEastAsia" w:hAnsi="Times New Roman" w:cs="Times New Roman"/>
          <w:szCs w:val="18"/>
        </w:rPr>
        <w:t xml:space="preserve"> </w:t>
      </w:r>
      <w:r w:rsidR="005D3B33" w:rsidRPr="00A933AD">
        <w:rPr>
          <w:rFonts w:ascii="Times New Roman" w:eastAsiaTheme="minorEastAsia" w:hAnsi="Times New Roman" w:cs="Times New Roman"/>
          <w:szCs w:val="18"/>
        </w:rPr>
        <w:t>其它位不变</w:t>
      </w:r>
    </w:p>
    <w:p w14:paraId="3A4C776B" w14:textId="772824A7" w:rsidR="00F8139D" w:rsidRPr="00A933AD" w:rsidRDefault="00F8139D" w:rsidP="00F8139D">
      <w:pPr>
        <w:ind w:left="420" w:firstLine="420"/>
        <w:rPr>
          <w:rFonts w:ascii="Times New Roman" w:eastAsiaTheme="minorEastAsia" w:hAnsi="Times New Roman" w:cs="Times New Roman"/>
          <w:szCs w:val="18"/>
        </w:rPr>
      </w:pPr>
      <w:r w:rsidRPr="00A933AD">
        <w:rPr>
          <w:rFonts w:ascii="Times New Roman" w:eastAsiaTheme="minorEastAsia" w:hAnsi="Times New Roman" w:cs="Times New Roman"/>
          <w:szCs w:val="18"/>
        </w:rPr>
        <w:t xml:space="preserve">P1M1 &amp;= ~0x01;    // </w:t>
      </w:r>
      <w:r w:rsidRPr="00A933AD">
        <w:rPr>
          <w:rFonts w:ascii="Times New Roman" w:eastAsiaTheme="minorEastAsia" w:hAnsi="Times New Roman" w:cs="Times New Roman"/>
          <w:szCs w:val="18"/>
        </w:rPr>
        <w:t>设置</w:t>
      </w:r>
      <w:r w:rsidRPr="00A933AD">
        <w:rPr>
          <w:rFonts w:ascii="Times New Roman" w:eastAsiaTheme="minorEastAsia" w:hAnsi="Times New Roman" w:cs="Times New Roman"/>
          <w:szCs w:val="18"/>
        </w:rPr>
        <w:t xml:space="preserve"> P1.0 </w:t>
      </w:r>
      <w:r w:rsidRPr="00A933AD">
        <w:rPr>
          <w:rFonts w:ascii="Times New Roman" w:eastAsiaTheme="minorEastAsia" w:hAnsi="Times New Roman" w:cs="Times New Roman"/>
          <w:szCs w:val="18"/>
        </w:rPr>
        <w:t>的</w:t>
      </w:r>
      <w:r w:rsidRPr="00A933AD">
        <w:rPr>
          <w:rFonts w:ascii="Times New Roman" w:eastAsiaTheme="minorEastAsia" w:hAnsi="Times New Roman" w:cs="Times New Roman"/>
          <w:szCs w:val="18"/>
        </w:rPr>
        <w:t xml:space="preserve"> M1 = 0</w:t>
      </w:r>
      <w:r w:rsidR="005D3B33" w:rsidRPr="00A933AD">
        <w:rPr>
          <w:rFonts w:ascii="Times New Roman" w:eastAsiaTheme="minorEastAsia" w:hAnsi="Times New Roman" w:cs="Times New Roman"/>
          <w:szCs w:val="18"/>
        </w:rPr>
        <w:t xml:space="preserve"> </w:t>
      </w:r>
      <w:r w:rsidR="005D3B33" w:rsidRPr="00A933AD">
        <w:rPr>
          <w:rFonts w:ascii="Times New Roman" w:eastAsiaTheme="minorEastAsia" w:hAnsi="Times New Roman" w:cs="Times New Roman"/>
          <w:szCs w:val="18"/>
        </w:rPr>
        <w:t>其它位不变</w:t>
      </w:r>
    </w:p>
    <w:p w14:paraId="6A3FDFB6" w14:textId="77777777" w:rsidR="00D7406A" w:rsidDel="000A387E" w:rsidRDefault="00D7406A" w:rsidP="001F2CC4">
      <w:pPr>
        <w:pStyle w:val="af2"/>
        <w:rPr>
          <w:del w:id="66" w:author="Martin Ma" w:date="2025-10-04T23:11:00Z" w16du:dateUtc="2025-10-05T06:11:00Z"/>
          <w:rFonts w:eastAsiaTheme="minorEastAsia" w:hint="eastAsia"/>
        </w:rPr>
      </w:pPr>
    </w:p>
    <w:p w14:paraId="66ED8BB6" w14:textId="77777777" w:rsidR="00D7406A" w:rsidDel="000A387E" w:rsidRDefault="00D7406A" w:rsidP="001F2CC4">
      <w:pPr>
        <w:pStyle w:val="af2"/>
        <w:rPr>
          <w:del w:id="67" w:author="Martin Ma" w:date="2025-10-04T23:11:00Z" w16du:dateUtc="2025-10-05T06:11:00Z"/>
          <w:rFonts w:eastAsiaTheme="minorEastAsia" w:hint="eastAsia"/>
        </w:rPr>
      </w:pPr>
    </w:p>
    <w:p w14:paraId="60C5F7B4" w14:textId="77777777" w:rsidR="00A42E16" w:rsidRDefault="00A42E16" w:rsidP="001F2CC4">
      <w:pPr>
        <w:pStyle w:val="af2"/>
        <w:rPr>
          <w:ins w:id="68" w:author="Martin Ma" w:date="2025-10-04T22:19:00Z" w16du:dateUtc="2025-10-05T05:19:00Z"/>
          <w:rFonts w:eastAsiaTheme="minorEastAsia" w:hint="eastAsia"/>
        </w:rPr>
      </w:pPr>
    </w:p>
    <w:p w14:paraId="50E744B7" w14:textId="77777777" w:rsidR="00A42E16" w:rsidRDefault="00A42E16" w:rsidP="001F2CC4">
      <w:pPr>
        <w:pStyle w:val="af2"/>
        <w:rPr>
          <w:ins w:id="69" w:author="Martin Ma" w:date="2025-10-04T22:19:00Z" w16du:dateUtc="2025-10-05T05:19:00Z"/>
          <w:rFonts w:eastAsiaTheme="minorEastAsia" w:hint="eastAsia"/>
        </w:rPr>
      </w:pPr>
    </w:p>
    <w:p w14:paraId="3EF1A4BF" w14:textId="77777777" w:rsidR="00A42E16" w:rsidDel="00A42E16" w:rsidRDefault="00A42E16" w:rsidP="001F2CC4">
      <w:pPr>
        <w:pStyle w:val="af2"/>
        <w:rPr>
          <w:del w:id="70" w:author="Martin Ma" w:date="2025-10-04T22:19:00Z" w16du:dateUtc="2025-10-05T05:19:00Z"/>
          <w:rFonts w:eastAsiaTheme="minorEastAsia" w:hint="eastAsia"/>
        </w:rPr>
      </w:pPr>
    </w:p>
    <w:p w14:paraId="38B1510F" w14:textId="77777777" w:rsidR="00D7406A" w:rsidRDefault="00D7406A" w:rsidP="001F2CC4">
      <w:pPr>
        <w:pStyle w:val="af2"/>
        <w:rPr>
          <w:rFonts w:eastAsiaTheme="minorEastAsia" w:hint="eastAsia"/>
        </w:rPr>
      </w:pPr>
    </w:p>
    <w:p w14:paraId="07F0BAD3" w14:textId="7CD5D320" w:rsidR="00D7406A" w:rsidRDefault="00C7090C" w:rsidP="00C7090C">
      <w:pPr>
        <w:pStyle w:val="af4"/>
        <w:rPr>
          <w:rFonts w:hint="eastAsia"/>
        </w:rPr>
      </w:pPr>
      <w:r>
        <w:rPr>
          <w:rFonts w:hint="eastAsia"/>
        </w:rPr>
        <w:t>3《STC89C52 SFR》</w:t>
      </w:r>
    </w:p>
    <w:p w14:paraId="748CA918" w14:textId="781C8FE5" w:rsidR="005069FE" w:rsidRDefault="005069FE" w:rsidP="005069FE">
      <w:pPr>
        <w:pStyle w:val="af6"/>
        <w:rPr>
          <w:ins w:id="71" w:author="Martin Ma" w:date="2025-10-05T01:23:00Z" w16du:dateUtc="2025-10-05T08:23:00Z"/>
          <w:rFonts w:eastAsiaTheme="minorEastAsia" w:hint="eastAsia"/>
        </w:rPr>
      </w:pPr>
      <w:ins w:id="72" w:author="Martin Ma" w:date="2025-10-05T01:23:00Z" w16du:dateUtc="2025-10-05T08:23:00Z">
        <w:r>
          <w:rPr>
            <w:rFonts w:eastAsiaTheme="minorEastAsia" w:hint="eastAsia"/>
          </w:rPr>
          <w:t>寄存器</w:t>
        </w:r>
      </w:ins>
    </w:p>
    <w:p w14:paraId="7118046E" w14:textId="5448DA47" w:rsidR="005069FE" w:rsidRDefault="00956D61" w:rsidP="005069FE">
      <w:pPr>
        <w:rPr>
          <w:ins w:id="73" w:author="Martin Ma" w:date="2025-10-05T01:23:00Z" w16du:dateUtc="2025-10-05T08:23:00Z"/>
          <w:rFonts w:eastAsiaTheme="minorEastAsia" w:hint="eastAsia"/>
        </w:rPr>
      </w:pPr>
      <w:ins w:id="74" w:author="Martin Ma" w:date="2025-10-05T01:26:00Z" w16du:dateUtc="2025-10-05T08:26:00Z">
        <w:r>
          <w:rPr>
            <w:rFonts w:eastAsiaTheme="minorEastAsia" w:hint="eastAsia"/>
          </w:rPr>
          <w:t>寄存器有自己的地址 (STC89C52的SFR是0X8</w:t>
        </w:r>
      </w:ins>
      <w:ins w:id="75" w:author="Martin Ma" w:date="2025-10-05T01:27:00Z" w16du:dateUtc="2025-10-05T08:27:00Z">
        <w:r>
          <w:rPr>
            <w:rFonts w:eastAsiaTheme="minorEastAsia" w:hint="eastAsia"/>
          </w:rPr>
          <w:t xml:space="preserve">8~0XFF, </w:t>
        </w:r>
        <w:r w:rsidRPr="00956D61">
          <w:rPr>
            <w:rFonts w:eastAsiaTheme="minorEastAsia"/>
          </w:rPr>
          <w:t>地址可被8整除</w:t>
        </w:r>
        <w:r>
          <w:rPr>
            <w:rFonts w:eastAsiaTheme="minorEastAsia" w:hint="eastAsia"/>
          </w:rPr>
          <w:t>(</w:t>
        </w:r>
        <w:r w:rsidRPr="00956D61">
          <w:rPr>
            <w:rFonts w:eastAsiaTheme="minorEastAsia"/>
          </w:rPr>
          <w:t>低3位=0</w:t>
        </w:r>
        <w:r>
          <w:rPr>
            <w:rFonts w:eastAsiaTheme="minorEastAsia" w:hint="eastAsia"/>
          </w:rPr>
          <w:t>)</w:t>
        </w:r>
        <w:r w:rsidRPr="00956D61">
          <w:rPr>
            <w:rFonts w:eastAsiaTheme="minorEastAsia"/>
          </w:rPr>
          <w:t>且≤0xF7的寄存器是位可寻址的</w:t>
        </w:r>
      </w:ins>
      <w:ins w:id="76" w:author="Martin Ma" w:date="2025-10-05T01:26:00Z" w16du:dateUtc="2025-10-05T08:26:00Z">
        <w:r>
          <w:rPr>
            <w:rFonts w:eastAsiaTheme="minorEastAsia" w:hint="eastAsia"/>
          </w:rPr>
          <w:t>)</w:t>
        </w:r>
      </w:ins>
      <w:ins w:id="77" w:author="Martin Ma" w:date="2025-10-05T01:31:00Z" w16du:dateUtc="2025-10-05T08:31:00Z">
        <w:r w:rsidR="00867B87">
          <w:rPr>
            <w:rFonts w:eastAsiaTheme="minorEastAsia" w:hint="eastAsia"/>
          </w:rPr>
          <w:t xml:space="preserve"> </w:t>
        </w:r>
      </w:ins>
    </w:p>
    <w:p w14:paraId="0000FEFD" w14:textId="1B55766D" w:rsidR="00867B87" w:rsidRDefault="00867B87" w:rsidP="00867B87">
      <w:pPr>
        <w:rPr>
          <w:ins w:id="78" w:author="Martin Ma" w:date="2025-10-25T16:34:00Z" w16du:dateUtc="2025-10-25T23:34:00Z"/>
          <w:rFonts w:eastAsiaTheme="minorEastAsia" w:hint="eastAsia"/>
          <w:b/>
          <w:bCs/>
          <w:color w:val="EE0000"/>
        </w:rPr>
      </w:pPr>
      <w:ins w:id="79" w:author="Martin Ma" w:date="2025-10-05T01:31:00Z" w16du:dateUtc="2025-10-05T08:31:00Z">
        <w:r w:rsidRPr="002669D4">
          <w:rPr>
            <w:rFonts w:eastAsiaTheme="minorEastAsia" w:hint="eastAsia"/>
            <w:b/>
            <w:bCs/>
            <w:color w:val="EE0000"/>
            <w:rPrChange w:id="80" w:author="Martin Ma" w:date="2025-10-05T01:31:00Z" w16du:dateUtc="2025-10-05T08:31:00Z">
              <w:rPr>
                <w:rFonts w:eastAsiaTheme="minorEastAsia" w:hint="eastAsia"/>
              </w:rPr>
            </w:rPrChange>
          </w:rPr>
          <w:t>设置寄存器: 可</w:t>
        </w:r>
      </w:ins>
      <w:ins w:id="81" w:author="Martin Ma" w:date="2025-10-25T16:34:00Z" w16du:dateUtc="2025-10-25T23:34:00Z">
        <w:r w:rsidR="009A6624">
          <w:rPr>
            <w:rFonts w:eastAsiaTheme="minorEastAsia" w:hint="eastAsia"/>
            <w:b/>
            <w:bCs/>
            <w:color w:val="EE0000"/>
          </w:rPr>
          <w:t>以按</w:t>
        </w:r>
      </w:ins>
      <w:ins w:id="82" w:author="Martin Ma" w:date="2025-10-05T01:31:00Z" w16du:dateUtc="2025-10-05T08:31:00Z">
        <w:r w:rsidRPr="002669D4">
          <w:rPr>
            <w:rFonts w:eastAsiaTheme="minorEastAsia" w:hint="eastAsia"/>
            <w:b/>
            <w:bCs/>
            <w:color w:val="EE0000"/>
            <w:rPrChange w:id="83" w:author="Martin Ma" w:date="2025-10-05T01:31:00Z" w16du:dateUtc="2025-10-05T08:31:00Z">
              <w:rPr>
                <w:rFonts w:eastAsiaTheme="minorEastAsia" w:hint="eastAsia"/>
              </w:rPr>
            </w:rPrChange>
          </w:rPr>
          <w:t>位</w:t>
        </w:r>
      </w:ins>
      <w:ins w:id="84" w:author="Martin Ma" w:date="2025-10-25T16:34:00Z" w16du:dateUtc="2025-10-25T23:34:00Z">
        <w:r w:rsidR="009A6624">
          <w:rPr>
            <w:rFonts w:eastAsiaTheme="minorEastAsia" w:hint="eastAsia"/>
            <w:b/>
            <w:bCs/>
            <w:color w:val="EE0000"/>
          </w:rPr>
          <w:t>寻址的</w:t>
        </w:r>
      </w:ins>
      <w:ins w:id="85" w:author="Martin Ma" w:date="2025-10-05T01:31:00Z" w16du:dateUtc="2025-10-05T08:31:00Z">
        <w:r w:rsidRPr="002669D4">
          <w:rPr>
            <w:rFonts w:eastAsiaTheme="minorEastAsia" w:hint="eastAsia"/>
            <w:b/>
            <w:bCs/>
            <w:color w:val="EE0000"/>
            <w:rPrChange w:id="86" w:author="Martin Ma" w:date="2025-10-05T01:31:00Z" w16du:dateUtc="2025-10-05T08:31:00Z">
              <w:rPr>
                <w:rFonts w:eastAsiaTheme="minorEastAsia" w:hint="eastAsia"/>
              </w:rPr>
            </w:rPrChange>
          </w:rPr>
          <w:t>寄存器可以单独设置某一位bit; 不可寻位寄存器只能设置整个字节byte</w:t>
        </w:r>
      </w:ins>
    </w:p>
    <w:p w14:paraId="4F974324" w14:textId="551B5C00" w:rsidR="009A6624" w:rsidRPr="009A6624" w:rsidRDefault="009A6624" w:rsidP="00867B87">
      <w:pPr>
        <w:rPr>
          <w:ins w:id="87" w:author="Martin Ma" w:date="2025-10-05T01:31:00Z" w16du:dateUtc="2025-10-05T08:31:00Z"/>
          <w:rFonts w:eastAsiaTheme="minorEastAsia" w:hint="eastAsia"/>
          <w:b/>
          <w:bCs/>
          <w:color w:val="EE0000"/>
          <w:rPrChange w:id="88" w:author="Martin Ma" w:date="2025-10-25T16:34:00Z" w16du:dateUtc="2025-10-25T23:34:00Z">
            <w:rPr>
              <w:ins w:id="89" w:author="Martin Ma" w:date="2025-10-05T01:31:00Z" w16du:dateUtc="2025-10-05T08:31:00Z"/>
              <w:rFonts w:eastAsiaTheme="minorEastAsia" w:hint="eastAsia"/>
            </w:rPr>
          </w:rPrChange>
        </w:rPr>
      </w:pPr>
      <w:ins w:id="90" w:author="Martin Ma" w:date="2025-10-25T16:34:00Z" w16du:dateUtc="2025-10-25T23:34:00Z">
        <w:r>
          <w:rPr>
            <w:rFonts w:eastAsiaTheme="minorEastAsia"/>
            <w:b/>
            <w:bCs/>
            <w:color w:val="EE0000"/>
          </w:rPr>
          <w:tab/>
        </w:r>
        <w:r>
          <w:rPr>
            <w:rFonts w:eastAsiaTheme="minorEastAsia"/>
            <w:b/>
            <w:bCs/>
            <w:color w:val="EE0000"/>
          </w:rPr>
          <w:tab/>
        </w:r>
        <w:r>
          <w:rPr>
            <w:rFonts w:eastAsiaTheme="minorEastAsia" w:hint="eastAsia"/>
            <w:b/>
            <w:bCs/>
            <w:color w:val="EE0000"/>
          </w:rPr>
          <w:t xml:space="preserve"> 如sbit </w:t>
        </w:r>
      </w:ins>
      <w:ins w:id="91" w:author="Martin Ma" w:date="2025-10-25T16:36:00Z" w16du:dateUtc="2025-10-25T23:36:00Z">
        <w:r>
          <w:rPr>
            <w:rFonts w:eastAsiaTheme="minorEastAsia" w:hint="eastAsia"/>
            <w:b/>
            <w:bCs/>
            <w:color w:val="EE0000"/>
          </w:rPr>
          <w:t>LED</w:t>
        </w:r>
      </w:ins>
      <w:ins w:id="92" w:author="Martin Ma" w:date="2025-10-25T16:34:00Z" w16du:dateUtc="2025-10-25T23:34:00Z">
        <w:r>
          <w:rPr>
            <w:rFonts w:eastAsiaTheme="minorEastAsia" w:hint="eastAsia"/>
            <w:b/>
            <w:bCs/>
            <w:color w:val="EE0000"/>
          </w:rPr>
          <w:t xml:space="preserve"> = P</w:t>
        </w:r>
      </w:ins>
      <w:ins w:id="93" w:author="Martin Ma" w:date="2025-10-25T16:35:00Z" w16du:dateUtc="2025-10-25T23:35:00Z">
        <w:r>
          <w:rPr>
            <w:rFonts w:eastAsiaTheme="minorEastAsia" w:hint="eastAsia"/>
            <w:b/>
            <w:bCs/>
            <w:color w:val="EE0000"/>
          </w:rPr>
          <w:t>1</w:t>
        </w:r>
      </w:ins>
      <w:ins w:id="94" w:author="Martin Ma" w:date="2025-10-25T16:36:00Z" w16du:dateUtc="2025-10-25T23:36:00Z">
        <w:r>
          <w:rPr>
            <w:rFonts w:eastAsiaTheme="minorEastAsia" w:hint="eastAsia"/>
            <w:b/>
            <w:bCs/>
            <w:color w:val="EE0000"/>
          </w:rPr>
          <w:t>^</w:t>
        </w:r>
      </w:ins>
      <w:ins w:id="95" w:author="Martin Ma" w:date="2025-10-25T16:35:00Z" w16du:dateUtc="2025-10-25T23:35:00Z">
        <w:r>
          <w:rPr>
            <w:rFonts w:eastAsiaTheme="minorEastAsia" w:hint="eastAsia"/>
            <w:b/>
            <w:bCs/>
            <w:color w:val="EE0000"/>
          </w:rPr>
          <w:t>0;</w:t>
        </w:r>
      </w:ins>
      <w:ins w:id="96" w:author="Martin Ma" w:date="2025-10-25T16:36:00Z" w16du:dateUtc="2025-10-25T23:36:00Z">
        <w:r>
          <w:rPr>
            <w:rFonts w:eastAsiaTheme="minorEastAsia" w:hint="eastAsia"/>
            <w:b/>
            <w:bCs/>
            <w:color w:val="EE0000"/>
          </w:rPr>
          <w:t xml:space="preserve">  sfr NAME_Reg = 0x8A;</w:t>
        </w:r>
      </w:ins>
    </w:p>
    <w:p w14:paraId="2C70E4EB" w14:textId="77777777" w:rsidR="009A6624" w:rsidRDefault="009A6624" w:rsidP="005069FE">
      <w:pPr>
        <w:rPr>
          <w:ins w:id="97" w:author="Martin Ma" w:date="2025-10-25T16:40:00Z" w16du:dateUtc="2025-10-25T23:40:00Z"/>
          <w:rFonts w:eastAsiaTheme="minorEastAsia" w:hint="eastAsia"/>
        </w:rPr>
      </w:pPr>
    </w:p>
    <w:p w14:paraId="2B81CE93" w14:textId="1942A2EC" w:rsidR="005069FE" w:rsidRPr="009A6624" w:rsidRDefault="009A6624" w:rsidP="009A6624">
      <w:pPr>
        <w:rPr>
          <w:ins w:id="98" w:author="Martin Ma" w:date="2025-10-05T01:23:00Z" w16du:dateUtc="2025-10-05T08:23:00Z"/>
          <w:rFonts w:ascii="Times New Roman" w:eastAsiaTheme="minorEastAsia" w:hAnsi="Times New Roman" w:cs="Times New Roman" w:hint="eastAsia"/>
          <w:rPrChange w:id="99" w:author="Martin Ma" w:date="2025-10-25T16:41:00Z" w16du:dateUtc="2025-10-25T23:41:00Z">
            <w:rPr>
              <w:ins w:id="100" w:author="Martin Ma" w:date="2025-10-05T01:23:00Z" w16du:dateUtc="2025-10-05T08:23:00Z"/>
              <w:rFonts w:eastAsiaTheme="minorEastAsia" w:hint="eastAsia"/>
            </w:rPr>
          </w:rPrChange>
        </w:rPr>
      </w:pPr>
      <w:ins w:id="101" w:author="Martin Ma" w:date="2025-10-25T16:40:00Z" w16du:dateUtc="2025-10-25T23:40:00Z">
        <w:r w:rsidRPr="009A6624">
          <w:rPr>
            <w:rFonts w:ascii="Times New Roman" w:eastAsiaTheme="minorEastAsia" w:hAnsi="Times New Roman" w:cs="Times New Roman" w:hint="eastAsia"/>
            <w:rPrChange w:id="102" w:author="Martin Ma" w:date="2025-10-25T16:41:00Z" w16du:dateUtc="2025-10-25T23:41:00Z">
              <w:rPr>
                <w:rFonts w:eastAsiaTheme="minorEastAsia" w:hint="eastAsia"/>
              </w:rPr>
            </w:rPrChange>
          </w:rPr>
          <w:t>常用的寄存器</w:t>
        </w:r>
        <w:r w:rsidRPr="009A6624">
          <w:rPr>
            <w:rFonts w:ascii="Times New Roman" w:eastAsiaTheme="minorEastAsia" w:hAnsi="Times New Roman" w:cs="Times New Roman" w:hint="eastAsia"/>
            <w:rPrChange w:id="103" w:author="Martin Ma" w:date="2025-10-25T16:41:00Z" w16du:dateUtc="2025-10-25T23:41:00Z">
              <w:rPr>
                <w:rFonts w:eastAsiaTheme="minorEastAsia" w:hint="eastAsia"/>
              </w:rPr>
            </w:rPrChange>
          </w:rPr>
          <w:t>:</w:t>
        </w:r>
      </w:ins>
    </w:p>
    <w:p w14:paraId="48AB722A" w14:textId="3C7972F4" w:rsidR="009A6624" w:rsidRPr="00220F8F" w:rsidRDefault="009A6624" w:rsidP="00220F8F">
      <w:pPr>
        <w:ind w:leftChars="266" w:left="426"/>
        <w:rPr>
          <w:ins w:id="104" w:author="Martin Ma" w:date="2025-10-25T16:42:00Z" w16du:dateUtc="2025-10-25T23:42:00Z"/>
          <w:rFonts w:ascii="Times New Roman" w:eastAsiaTheme="minorEastAsia" w:hAnsi="Times New Roman" w:cs="Times New Roman"/>
          <w:szCs w:val="16"/>
          <w:rPrChange w:id="105" w:author="Martin Ma" w:date="2025-10-25T16:49:00Z" w16du:dateUtc="2025-10-25T23:49:00Z">
            <w:rPr>
              <w:ins w:id="106" w:author="Martin Ma" w:date="2025-10-25T16:42:00Z" w16du:dateUtc="2025-10-25T23:42:00Z"/>
              <w:rFonts w:eastAsiaTheme="minorEastAsia"/>
              <w:szCs w:val="16"/>
            </w:rPr>
          </w:rPrChange>
        </w:rPr>
        <w:pPrChange w:id="107" w:author="Martin Ma" w:date="2025-10-25T16:49:00Z" w16du:dateUtc="2025-10-25T23:49:00Z">
          <w:pPr/>
        </w:pPrChange>
      </w:pPr>
      <w:ins w:id="108" w:author="Martin Ma" w:date="2025-10-25T16:40:00Z" w16du:dateUtc="2025-10-25T23:40:00Z">
        <w:r w:rsidRPr="00665214">
          <w:rPr>
            <w:rFonts w:ascii="Times New Roman" w:eastAsiaTheme="minorEastAsia" w:hAnsi="Times New Roman" w:cs="Times New Roman"/>
            <w:b/>
            <w:bCs/>
            <w:szCs w:val="16"/>
            <w:rPrChange w:id="109" w:author="Martin Ma" w:date="2025-10-25T16:53:00Z" w16du:dateUtc="2025-10-25T23:53:00Z">
              <w:rPr>
                <w:rFonts w:eastAsiaTheme="minorEastAsia" w:hint="eastAsia"/>
              </w:rPr>
            </w:rPrChange>
          </w:rPr>
          <w:t>1 Interrupt</w:t>
        </w:r>
        <w:r w:rsidRPr="00220F8F">
          <w:rPr>
            <w:rFonts w:ascii="Times New Roman" w:eastAsiaTheme="minorEastAsia" w:hAnsi="Times New Roman" w:cs="Times New Roman"/>
            <w:szCs w:val="16"/>
            <w:rPrChange w:id="110" w:author="Martin Ma" w:date="2025-10-25T16:49:00Z" w16du:dateUtc="2025-10-25T23:49:00Z">
              <w:rPr>
                <w:rFonts w:eastAsiaTheme="minorEastAsia" w:hint="eastAsia"/>
              </w:rPr>
            </w:rPrChange>
          </w:rPr>
          <w:t xml:space="preserve">: </w:t>
        </w:r>
      </w:ins>
      <w:ins w:id="111" w:author="Martin Ma" w:date="2025-10-25T16:42:00Z" w16du:dateUtc="2025-10-25T23:42:00Z">
        <w:r w:rsidRPr="00220F8F">
          <w:rPr>
            <w:rFonts w:ascii="Times New Roman" w:eastAsiaTheme="minorEastAsia" w:hAnsi="Times New Roman" w:cs="Times New Roman"/>
            <w:szCs w:val="16"/>
            <w:rPrChange w:id="112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通常可以</w:t>
        </w:r>
      </w:ins>
      <w:ins w:id="113" w:author="Martin Ma" w:date="2025-10-25T16:41:00Z" w16du:dateUtc="2025-10-25T23:41:00Z">
        <w:r w:rsidRPr="00220F8F">
          <w:rPr>
            <w:rFonts w:ascii="Times New Roman" w:eastAsiaTheme="minorEastAsia" w:hAnsi="Times New Roman" w:cs="Times New Roman"/>
            <w:szCs w:val="16"/>
            <w:rPrChange w:id="114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Timer/Counter</w:t>
        </w:r>
        <w:r w:rsidRPr="00220F8F">
          <w:rPr>
            <w:rFonts w:ascii="Times New Roman" w:eastAsiaTheme="minorEastAsia" w:hAnsi="Times New Roman" w:cs="Times New Roman"/>
            <w:szCs w:val="16"/>
            <w:rPrChange w:id="115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触发</w:t>
        </w:r>
        <w:r w:rsidRPr="00220F8F">
          <w:rPr>
            <w:rFonts w:ascii="Times New Roman" w:eastAsiaTheme="minorEastAsia" w:hAnsi="Times New Roman" w:cs="Times New Roman"/>
            <w:szCs w:val="16"/>
            <w:rPrChange w:id="116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 xml:space="preserve">, </w:t>
        </w:r>
        <w:r w:rsidRPr="00220F8F">
          <w:rPr>
            <w:rFonts w:ascii="Times New Roman" w:eastAsiaTheme="minorEastAsia" w:hAnsi="Times New Roman" w:cs="Times New Roman"/>
            <w:szCs w:val="16"/>
            <w:rPrChange w:id="117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外部触发</w:t>
        </w:r>
        <w:r w:rsidRPr="00220F8F">
          <w:rPr>
            <w:rFonts w:ascii="Times New Roman" w:eastAsiaTheme="minorEastAsia" w:hAnsi="Times New Roman" w:cs="Times New Roman"/>
            <w:szCs w:val="16"/>
            <w:rPrChange w:id="118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, UART</w:t>
        </w:r>
        <w:r w:rsidRPr="00220F8F">
          <w:rPr>
            <w:rFonts w:ascii="Times New Roman" w:eastAsiaTheme="minorEastAsia" w:hAnsi="Times New Roman" w:cs="Times New Roman"/>
            <w:szCs w:val="16"/>
            <w:rPrChange w:id="119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触发</w:t>
        </w:r>
      </w:ins>
      <w:ins w:id="120" w:author="Martin Ma" w:date="2025-10-25T16:42:00Z" w16du:dateUtc="2025-10-25T23:42:00Z">
        <w:r w:rsidRPr="00220F8F">
          <w:rPr>
            <w:rFonts w:ascii="Times New Roman" w:eastAsiaTheme="minorEastAsia" w:hAnsi="Times New Roman" w:cs="Times New Roman"/>
            <w:szCs w:val="16"/>
            <w:rPrChange w:id="121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。设置</w:t>
        </w:r>
        <w:r w:rsidRPr="00220F8F">
          <w:rPr>
            <w:rFonts w:ascii="Times New Roman" w:eastAsiaTheme="minorEastAsia" w:hAnsi="Times New Roman" w:cs="Times New Roman"/>
            <w:szCs w:val="16"/>
            <w:rPrChange w:id="122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Interrupt Priority</w:t>
        </w:r>
        <w:r w:rsidRPr="00220F8F">
          <w:rPr>
            <w:rFonts w:ascii="Times New Roman" w:eastAsiaTheme="minorEastAsia" w:hAnsi="Times New Roman" w:cs="Times New Roman"/>
            <w:szCs w:val="16"/>
            <w:rPrChange w:id="123" w:author="Martin Ma" w:date="2025-10-25T16:49:00Z" w16du:dateUtc="2025-10-25T23:49:00Z">
              <w:rPr>
                <w:rFonts w:ascii="Times New Roman" w:eastAsiaTheme="minorEastAsia" w:hAnsi="Times New Roman" w:cs="Times New Roman" w:hint="eastAsia"/>
              </w:rPr>
            </w:rPrChange>
          </w:rPr>
          <w:t>避免饿死显现</w:t>
        </w:r>
      </w:ins>
    </w:p>
    <w:p w14:paraId="4C7BAD49" w14:textId="77777777" w:rsidR="009A6624" w:rsidRPr="00220F8F" w:rsidRDefault="009A6624" w:rsidP="00220F8F">
      <w:pPr>
        <w:ind w:leftChars="266" w:left="426"/>
        <w:rPr>
          <w:ins w:id="124" w:author="Martin Ma" w:date="2025-10-05T01:23:00Z" w16du:dateUtc="2025-10-05T08:23:00Z"/>
          <w:rFonts w:ascii="Times New Roman" w:eastAsiaTheme="minorEastAsia" w:hAnsi="Times New Roman" w:cs="Times New Roman"/>
          <w:b/>
          <w:szCs w:val="16"/>
          <w:rPrChange w:id="125" w:author="Martin Ma" w:date="2025-10-25T16:49:00Z" w16du:dateUtc="2025-10-25T23:49:00Z">
            <w:rPr>
              <w:ins w:id="126" w:author="Martin Ma" w:date="2025-10-05T01:23:00Z" w16du:dateUtc="2025-10-05T08:23:00Z"/>
              <w:rFonts w:eastAsiaTheme="minorEastAsia" w:hint="eastAsia"/>
              <w:b w:val="0"/>
            </w:rPr>
          </w:rPrChange>
        </w:rPr>
        <w:pPrChange w:id="127" w:author="Martin Ma" w:date="2025-10-25T16:49:00Z" w16du:dateUtc="2025-10-25T23:49:00Z">
          <w:pPr>
            <w:pStyle w:val="af6"/>
          </w:pPr>
        </w:pPrChange>
      </w:pPr>
    </w:p>
    <w:p w14:paraId="4CBC545B" w14:textId="0E2256DB" w:rsidR="00D7406A" w:rsidRPr="00220F8F" w:rsidDel="009A6624" w:rsidRDefault="009A6624" w:rsidP="00220F8F">
      <w:pPr>
        <w:ind w:leftChars="266" w:left="426"/>
        <w:rPr>
          <w:del w:id="128" w:author="Martin Ma" w:date="2025-10-25T16:40:00Z" w16du:dateUtc="2025-10-25T23:40:00Z"/>
          <w:rFonts w:ascii="Times New Roman" w:eastAsiaTheme="minorEastAsia" w:hAnsi="Times New Roman" w:cs="Times New Roman"/>
          <w:b/>
          <w:szCs w:val="16"/>
          <w:rPrChange w:id="129" w:author="Martin Ma" w:date="2025-10-25T16:49:00Z" w16du:dateUtc="2025-10-25T23:49:00Z">
            <w:rPr>
              <w:del w:id="130" w:author="Martin Ma" w:date="2025-10-25T16:40:00Z" w16du:dateUtc="2025-10-25T23:40:00Z"/>
              <w:rFonts w:eastAsiaTheme="minorEastAsia" w:hint="eastAsia"/>
              <w:b w:val="0"/>
            </w:rPr>
          </w:rPrChange>
        </w:rPr>
        <w:pPrChange w:id="131" w:author="Martin Ma" w:date="2025-10-25T16:50:00Z" w16du:dateUtc="2025-10-25T23:50:00Z">
          <w:pPr>
            <w:pStyle w:val="af6"/>
          </w:pPr>
        </w:pPrChange>
      </w:pPr>
      <w:ins w:id="132" w:author="Martin Ma" w:date="2025-10-25T16:40:00Z" w16du:dateUtc="2025-10-25T23:40:00Z">
        <w:r w:rsidRPr="00665214">
          <w:rPr>
            <w:rFonts w:ascii="Times New Roman" w:eastAsiaTheme="minorEastAsia" w:hAnsi="Times New Roman" w:cs="Times New Roman"/>
            <w:b/>
            <w:bCs/>
            <w:szCs w:val="16"/>
            <w:rPrChange w:id="133" w:author="Martin Ma" w:date="2025-10-25T16:53:00Z" w16du:dateUtc="2025-10-25T23:53:00Z">
              <w:rPr>
                <w:rFonts w:eastAsiaTheme="minorEastAsia" w:hint="eastAsia"/>
              </w:rPr>
            </w:rPrChange>
          </w:rPr>
          <w:t>2</w:t>
        </w:r>
      </w:ins>
      <w:del w:id="134" w:author="Martin Ma" w:date="2025-10-25T16:40:00Z" w16du:dateUtc="2025-10-25T23:40:00Z">
        <w:r w:rsidR="00C7090C" w:rsidRPr="00665214" w:rsidDel="009A6624">
          <w:rPr>
            <w:rFonts w:ascii="Times New Roman" w:eastAsiaTheme="minorEastAsia" w:hAnsi="Times New Roman" w:cs="Times New Roman"/>
            <w:b/>
            <w:bCs/>
            <w:szCs w:val="16"/>
            <w:rPrChange w:id="135" w:author="Martin Ma" w:date="2025-10-25T16:53:00Z" w16du:dateUtc="2025-10-25T23:53:00Z">
              <w:rPr>
                <w:rFonts w:eastAsiaTheme="minorEastAsia" w:hint="eastAsia"/>
              </w:rPr>
            </w:rPrChange>
          </w:rPr>
          <w:delText>1</w:delText>
        </w:r>
      </w:del>
      <w:r w:rsidR="00C7090C" w:rsidRPr="00665214">
        <w:rPr>
          <w:rFonts w:ascii="Times New Roman" w:eastAsiaTheme="minorEastAsia" w:hAnsi="Times New Roman" w:cs="Times New Roman"/>
          <w:b/>
          <w:bCs/>
          <w:szCs w:val="16"/>
          <w:rPrChange w:id="136" w:author="Martin Ma" w:date="2025-10-25T16:53:00Z" w16du:dateUtc="2025-10-25T23:53:00Z">
            <w:rPr>
              <w:rFonts w:eastAsiaTheme="minorEastAsia" w:hint="eastAsia"/>
            </w:rPr>
          </w:rPrChange>
        </w:rPr>
        <w:t xml:space="preserve"> Timer &amp; Counter</w:t>
      </w:r>
      <w:del w:id="137" w:author="Martin Ma" w:date="2025-10-25T16:53:00Z" w16du:dateUtc="2025-10-25T23:53:00Z">
        <w:r w:rsidR="00C7090C" w:rsidRPr="00665214" w:rsidDel="00665214">
          <w:rPr>
            <w:rFonts w:ascii="Times New Roman" w:eastAsiaTheme="minorEastAsia" w:hAnsi="Times New Roman" w:cs="Times New Roman"/>
            <w:b/>
            <w:bCs/>
            <w:szCs w:val="16"/>
            <w:rPrChange w:id="138" w:author="Martin Ma" w:date="2025-10-25T16:53:00Z" w16du:dateUtc="2025-10-25T23:53:00Z">
              <w:rPr>
                <w:rFonts w:eastAsiaTheme="minorEastAsia" w:hint="eastAsia"/>
              </w:rPr>
            </w:rPrChange>
          </w:rPr>
          <w:delText xml:space="preserve"> </w:delText>
        </w:r>
      </w:del>
      <w:del w:id="139" w:author="Martin Ma" w:date="2025-10-25T16:33:00Z" w16du:dateUtc="2025-10-25T23:33:00Z">
        <w:r w:rsidR="00C7090C" w:rsidRPr="00220F8F" w:rsidDel="009A6624">
          <w:rPr>
            <w:rFonts w:ascii="Times New Roman" w:eastAsiaTheme="minorEastAsia" w:hAnsi="Times New Roman" w:cs="Times New Roman"/>
            <w:szCs w:val="16"/>
            <w:rPrChange w:id="140" w:author="Martin Ma" w:date="2025-10-25T16:49:00Z" w16du:dateUtc="2025-10-25T23:49:00Z">
              <w:rPr>
                <w:rFonts w:eastAsiaTheme="minorEastAsia" w:hint="eastAsia"/>
              </w:rPr>
            </w:rPrChange>
          </w:rPr>
          <w:delText>1</w:delText>
        </w:r>
      </w:del>
      <w:ins w:id="141" w:author="Martin Ma" w:date="2025-10-25T16:40:00Z" w16du:dateUtc="2025-10-25T23:40:00Z">
        <w:r w:rsidRPr="00220F8F">
          <w:rPr>
            <w:rFonts w:ascii="Times New Roman" w:eastAsiaTheme="minorEastAsia" w:hAnsi="Times New Roman" w:cs="Times New Roman"/>
            <w:szCs w:val="16"/>
            <w:rPrChange w:id="142" w:author="Martin Ma" w:date="2025-10-25T16:49:00Z" w16du:dateUtc="2025-10-25T23:49:00Z">
              <w:rPr>
                <w:rFonts w:eastAsiaTheme="minorEastAsia" w:hint="eastAsia"/>
              </w:rPr>
            </w:rPrChange>
          </w:rPr>
          <w:t xml:space="preserve">: </w:t>
        </w:r>
      </w:ins>
    </w:p>
    <w:p w14:paraId="67947C54" w14:textId="1E9CD108" w:rsidR="00220F8F" w:rsidRDefault="009A6624" w:rsidP="00220F8F">
      <w:pPr>
        <w:ind w:leftChars="266" w:left="426"/>
        <w:rPr>
          <w:ins w:id="143" w:author="Martin Ma" w:date="2025-10-25T16:50:00Z" w16du:dateUtc="2025-10-25T23:50:00Z"/>
          <w:rFonts w:ascii="Times New Roman" w:eastAsiaTheme="minorEastAsia" w:hAnsi="Times New Roman" w:cs="Times New Roman" w:hint="eastAsia"/>
          <w:szCs w:val="16"/>
        </w:rPr>
      </w:pPr>
      <w:ins w:id="144" w:author="Martin Ma" w:date="2025-10-25T16:37:00Z" w16du:dateUtc="2025-10-25T23:37:00Z">
        <w:r w:rsidRPr="00220F8F">
          <w:rPr>
            <w:rFonts w:ascii="Times New Roman" w:eastAsiaTheme="minorEastAsia" w:hAnsi="Times New Roman" w:cs="Times New Roman"/>
            <w:szCs w:val="16"/>
            <w:rPrChange w:id="145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t>Timer/Counter</w:t>
        </w:r>
        <w:r w:rsidRPr="00220F8F">
          <w:rPr>
            <w:rFonts w:ascii="Times New Roman" w:eastAsiaTheme="minorEastAsia" w:hAnsi="Times New Roman" w:cs="Times New Roman"/>
            <w:szCs w:val="16"/>
            <w:rPrChange w:id="146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t>是</w:t>
        </w:r>
      </w:ins>
      <w:ins w:id="147" w:author="Martin Ma" w:date="2025-10-25T16:38:00Z" w16du:dateUtc="2025-10-25T23:38:00Z">
        <w:r w:rsidRPr="00220F8F">
          <w:rPr>
            <w:rFonts w:ascii="Times New Roman" w:eastAsiaTheme="minorEastAsia" w:hAnsi="Times New Roman" w:cs="Times New Roman"/>
            <w:szCs w:val="16"/>
            <w:rPrChange w:id="148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t>MCU</w:t>
        </w:r>
        <w:r w:rsidRPr="00220F8F">
          <w:rPr>
            <w:rFonts w:ascii="Times New Roman" w:eastAsiaTheme="minorEastAsia" w:hAnsi="Times New Roman" w:cs="Times New Roman"/>
            <w:szCs w:val="16"/>
            <w:rPrChange w:id="149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t>的定时器和计数器</w:t>
        </w:r>
        <w:r w:rsidRPr="00220F8F">
          <w:rPr>
            <w:rFonts w:ascii="Times New Roman" w:eastAsiaTheme="minorEastAsia" w:hAnsi="Times New Roman" w:cs="Times New Roman"/>
            <w:szCs w:val="16"/>
            <w:rPrChange w:id="150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t xml:space="preserve">, </w:t>
        </w:r>
      </w:ins>
      <w:ins w:id="151" w:author="Martin Ma" w:date="2025-10-25T16:44:00Z" w16du:dateUtc="2025-10-25T23:44:00Z">
        <w:r w:rsidRPr="00220F8F">
          <w:rPr>
            <w:rFonts w:ascii="Times New Roman" w:eastAsiaTheme="minorEastAsia" w:hAnsi="Times New Roman" w:cs="Times New Roman"/>
            <w:szCs w:val="16"/>
          </w:rPr>
          <w:t>STC89C52R</w:t>
        </w:r>
        <w:r w:rsidRPr="00220F8F">
          <w:rPr>
            <w:rFonts w:ascii="Times New Roman" w:eastAsiaTheme="minorEastAsia" w:hAnsi="Times New Roman" w:cs="Times New Roman"/>
            <w:szCs w:val="16"/>
          </w:rPr>
          <w:t>可以</w:t>
        </w:r>
      </w:ins>
      <w:ins w:id="152" w:author="Martin Ma" w:date="2025-10-25T16:38:00Z" w16du:dateUtc="2025-10-25T23:38:00Z">
        <w:r w:rsidRPr="00220F8F">
          <w:rPr>
            <w:rFonts w:ascii="Times New Roman" w:eastAsiaTheme="minorEastAsia" w:hAnsi="Times New Roman" w:cs="Times New Roman"/>
            <w:szCs w:val="16"/>
            <w:rPrChange w:id="153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t>通过时间或计数的溢</w:t>
        </w:r>
      </w:ins>
      <w:ins w:id="154" w:author="Martin Ma" w:date="2025-10-25T16:50:00Z" w16du:dateUtc="2025-10-25T23:50:00Z">
        <w:r w:rsidR="00220F8F">
          <w:rPr>
            <w:rFonts w:ascii="Times New Roman" w:eastAsiaTheme="minorEastAsia" w:hAnsi="Times New Roman" w:cs="Times New Roman" w:hint="eastAsia"/>
            <w:szCs w:val="16"/>
          </w:rPr>
          <w:t>出</w:t>
        </w:r>
      </w:ins>
    </w:p>
    <w:p w14:paraId="21CAB903" w14:textId="351A756E" w:rsidR="009A6624" w:rsidRPr="00220F8F" w:rsidDel="009A6624" w:rsidRDefault="009A6624" w:rsidP="00220F8F">
      <w:pPr>
        <w:ind w:firstLineChars="1100" w:firstLine="1760"/>
        <w:rPr>
          <w:del w:id="155" w:author="Martin Ma" w:date="2025-10-25T16:44:00Z" w16du:dateUtc="2025-10-25T23:44:00Z"/>
          <w:rFonts w:ascii="Times New Roman" w:eastAsiaTheme="minorEastAsia" w:hAnsi="Times New Roman" w:cs="Times New Roman"/>
          <w:szCs w:val="16"/>
          <w:rPrChange w:id="156" w:author="Martin Ma" w:date="2025-10-25T16:49:00Z" w16du:dateUtc="2025-10-25T23:49:00Z">
            <w:rPr>
              <w:del w:id="157" w:author="Martin Ma" w:date="2025-10-25T16:44:00Z" w16du:dateUtc="2025-10-25T23:44:00Z"/>
              <w:rFonts w:eastAsiaTheme="minorEastAsia"/>
              <w:szCs w:val="16"/>
            </w:rPr>
          </w:rPrChange>
        </w:rPr>
        <w:pPrChange w:id="158" w:author="Martin Ma" w:date="2025-10-25T16:50:00Z" w16du:dateUtc="2025-10-25T23:50:00Z">
          <w:pPr>
            <w:spacing w:line="276" w:lineRule="auto"/>
          </w:pPr>
        </w:pPrChange>
      </w:pPr>
      <w:ins w:id="159" w:author="Martin Ma" w:date="2025-10-25T16:38:00Z" w16du:dateUtc="2025-10-25T23:38:00Z">
        <w:r w:rsidRPr="00220F8F">
          <w:rPr>
            <w:rFonts w:ascii="Times New Roman" w:eastAsiaTheme="minorEastAsia" w:hAnsi="Times New Roman" w:cs="Times New Roman"/>
            <w:szCs w:val="16"/>
            <w:rPrChange w:id="160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t>来触发中断</w:t>
        </w:r>
      </w:ins>
      <w:ins w:id="161" w:author="Martin Ma" w:date="2025-10-25T16:43:00Z" w16du:dateUtc="2025-10-25T23:43:00Z">
        <w:r w:rsidRPr="00220F8F">
          <w:rPr>
            <w:rFonts w:ascii="Times New Roman" w:eastAsiaTheme="minorEastAsia" w:hAnsi="Times New Roman" w:cs="Times New Roman"/>
            <w:szCs w:val="16"/>
            <w:rPrChange w:id="16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和设定</w:t>
        </w:r>
      </w:ins>
      <w:ins w:id="163" w:author="Martin Ma" w:date="2025-10-25T16:39:00Z" w16du:dateUtc="2025-10-25T23:39:00Z">
        <w:r w:rsidRPr="00220F8F">
          <w:rPr>
            <w:rFonts w:ascii="Times New Roman" w:eastAsiaTheme="minorEastAsia" w:hAnsi="Times New Roman" w:cs="Times New Roman"/>
            <w:szCs w:val="16"/>
            <w:rPrChange w:id="164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t>Baud Rate.</w:t>
        </w:r>
      </w:ins>
      <w:del w:id="165" w:author="Martin Ma" w:date="2025-10-25T16:33:00Z" w16du:dateUtc="2025-10-25T23:33:00Z">
        <w:r w:rsidR="0012288A" w:rsidRPr="00220F8F" w:rsidDel="009A6624">
          <w:rPr>
            <w:rFonts w:ascii="Times New Roman" w:eastAsiaTheme="minorEastAsia" w:hAnsi="Times New Roman" w:cs="Times New Roman"/>
            <w:szCs w:val="16"/>
            <w:rPrChange w:id="166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delText xml:space="preserve">(1) </w:delText>
        </w:r>
        <w:r w:rsidR="0012288A" w:rsidRPr="00220F8F" w:rsidDel="009A6624">
          <w:rPr>
            <w:rFonts w:ascii="Times New Roman" w:eastAsiaTheme="minorEastAsia" w:hAnsi="Times New Roman" w:cs="Times New Roman"/>
            <w:szCs w:val="16"/>
            <w:rPrChange w:id="167" w:author="Martin Ma" w:date="2025-10-25T16:49:00Z" w16du:dateUtc="2025-10-25T23:49:00Z">
              <w:rPr>
                <w:rFonts w:eastAsiaTheme="minorEastAsia" w:hint="eastAsia"/>
                <w:b/>
                <w:bCs/>
              </w:rPr>
            </w:rPrChange>
          </w:rPr>
          <w:delText>寄存器</w:delText>
        </w:r>
      </w:del>
    </w:p>
    <w:p w14:paraId="774D6D80" w14:textId="63F3486F" w:rsidR="0012288A" w:rsidRPr="00220F8F" w:rsidDel="009A6624" w:rsidRDefault="0012288A" w:rsidP="00220F8F">
      <w:pPr>
        <w:ind w:firstLineChars="1100" w:firstLine="1760"/>
        <w:rPr>
          <w:del w:id="16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69" w:author="Martin Ma" w:date="2025-10-25T16:49:00Z" w16du:dateUtc="2025-10-25T23:49:00Z">
            <w:rPr>
              <w:del w:id="170" w:author="Martin Ma" w:date="2025-10-25T16:33:00Z" w16du:dateUtc="2025-10-25T23:33:00Z"/>
              <w:rFonts w:eastAsiaTheme="minorEastAsia"/>
              <w:szCs w:val="16"/>
            </w:rPr>
          </w:rPrChange>
        </w:rPr>
        <w:pPrChange w:id="171" w:author="Martin Ma" w:date="2025-10-25T16:50:00Z" w16du:dateUtc="2025-10-25T23:50:00Z">
          <w:pPr/>
        </w:pPrChange>
      </w:pPr>
      <w:del w:id="172" w:author="Martin Ma" w:date="2025-10-25T16:44:00Z" w16du:dateUtc="2025-10-25T23:44:00Z">
        <w:r w:rsidRPr="00220F8F" w:rsidDel="009A6624">
          <w:rPr>
            <w:rFonts w:ascii="Times New Roman" w:eastAsiaTheme="minorEastAsia" w:hAnsi="Times New Roman" w:cs="Times New Roman"/>
            <w:szCs w:val="16"/>
            <w:rPrChange w:id="17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ab/>
        </w:r>
      </w:del>
      <w:del w:id="174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175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</w:delText>
        </w:r>
        <w:r w:rsidRPr="00220F8F" w:rsidDel="009A6624">
          <w:rPr>
            <w:rFonts w:ascii="Cambria Math" w:eastAsiaTheme="minorEastAsia" w:hAnsi="Cambria Math" w:cs="Cambria Math"/>
            <w:szCs w:val="16"/>
            <w:rPrChange w:id="176" w:author="Martin Ma" w:date="2025-10-25T16:49:00Z" w16du:dateUtc="2025-10-25T23:49:00Z">
              <w:rPr>
                <w:rFonts w:eastAsiaTheme="minorEastAsia" w:hint="eastAsia"/>
                <w:szCs w:val="18"/>
              </w:rPr>
            </w:rPrChange>
          </w:rPr>
          <w:delText>①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7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TMOD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7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使用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7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:</w:delText>
        </w:r>
      </w:del>
    </w:p>
    <w:p w14:paraId="706EB651" w14:textId="6BCF3544" w:rsidR="0012288A" w:rsidRPr="00220F8F" w:rsidDel="009A6624" w:rsidRDefault="0012288A" w:rsidP="00220F8F">
      <w:pPr>
        <w:ind w:firstLineChars="1100" w:firstLine="1760"/>
        <w:rPr>
          <w:del w:id="18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81" w:author="Martin Ma" w:date="2025-10-25T16:49:00Z" w16du:dateUtc="2025-10-25T23:49:00Z">
            <w:rPr>
              <w:del w:id="182" w:author="Martin Ma" w:date="2025-10-25T16:33:00Z" w16du:dateUtc="2025-10-25T23:33:00Z"/>
              <w:rFonts w:eastAsiaTheme="minorEastAsia"/>
              <w:szCs w:val="16"/>
            </w:rPr>
          </w:rPrChange>
        </w:rPr>
        <w:pPrChange w:id="183" w:author="Martin Ma" w:date="2025-10-25T16:50:00Z" w16du:dateUtc="2025-10-25T23:50:00Z">
          <w:pPr/>
        </w:pPrChange>
      </w:pPr>
      <w:del w:id="184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noProof/>
            <w:szCs w:val="16"/>
            <w:rPrChange w:id="185" w:author="Martin Ma" w:date="2025-10-25T16:49:00Z" w16du:dateUtc="2025-10-25T23:49:00Z">
              <w:rPr>
                <w:rFonts w:eastAsiaTheme="minorEastAsia"/>
                <w:noProof/>
                <w:szCs w:val="16"/>
              </w:rPr>
            </w:rPrChange>
          </w:rPr>
          <mc:AlternateContent>
            <mc:Choice Requires="wps">
              <w:drawing>
                <wp:anchor distT="45720" distB="45720" distL="114300" distR="114300" simplePos="0" relativeHeight="251676672" behindDoc="1" locked="0" layoutInCell="1" allowOverlap="1" wp14:anchorId="4E4B6CC1" wp14:editId="3DA130CD">
                  <wp:simplePos x="0" y="0"/>
                  <wp:positionH relativeFrom="column">
                    <wp:posOffset>270764</wp:posOffset>
                  </wp:positionH>
                  <wp:positionV relativeFrom="paragraph">
                    <wp:posOffset>9907</wp:posOffset>
                  </wp:positionV>
                  <wp:extent cx="4496937" cy="3416198"/>
                  <wp:effectExtent l="0" t="0" r="0" b="0"/>
                  <wp:wrapNone/>
                  <wp:docPr id="248627996" name="文本框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496937" cy="3416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665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95"/>
                                <w:gridCol w:w="947"/>
                                <w:gridCol w:w="3923"/>
                              </w:tblGrid>
                              <w:tr w:rsidR="0012288A" w:rsidRPr="00853831" w14:paraId="3D600A5D" w14:textId="77777777" w:rsidTr="006C1155">
                                <w:trPr>
                                  <w:trHeight w:val="275"/>
                                </w:trPr>
                                <w:tc>
                                  <w:tcPr>
                                    <w:tcW w:w="795" w:type="dxa"/>
                                    <w:vAlign w:val="center"/>
                                    <w:hideMark/>
                                  </w:tcPr>
                                  <w:p w14:paraId="70567AD7" w14:textId="77777777" w:rsidR="0012288A" w:rsidRPr="00853831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位编号</w:t>
                                    </w:r>
                                  </w:p>
                                </w:tc>
                                <w:tc>
                                  <w:tcPr>
                                    <w:tcW w:w="947" w:type="dxa"/>
                                    <w:vAlign w:val="center"/>
                                    <w:hideMark/>
                                  </w:tcPr>
                                  <w:p w14:paraId="40B36BAA" w14:textId="77777777" w:rsidR="0012288A" w:rsidRPr="00853831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位名</w:t>
                                    </w:r>
                                  </w:p>
                                </w:tc>
                                <w:tc>
                                  <w:tcPr>
                                    <w:tcW w:w="3923" w:type="dxa"/>
                                    <w:vAlign w:val="center"/>
                                    <w:hideMark/>
                                  </w:tcPr>
                                  <w:p w14:paraId="3E361F6A" w14:textId="77777777" w:rsidR="0012288A" w:rsidRPr="00853831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功能说明</w:t>
                                    </w:r>
                                  </w:p>
                                </w:tc>
                              </w:tr>
                              <w:tr w:rsidR="0012288A" w:rsidRPr="00853831" w14:paraId="196C40AE" w14:textId="77777777" w:rsidTr="006C1155">
                                <w:trPr>
                                  <w:trHeight w:val="406"/>
                                </w:trPr>
                                <w:tc>
                                  <w:tcPr>
                                    <w:tcW w:w="795" w:type="dxa"/>
                                    <w:vAlign w:val="center"/>
                                    <w:hideMark/>
                                  </w:tcPr>
                                  <w:p w14:paraId="287A57FF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947" w:type="dxa"/>
                                    <w:vAlign w:val="center"/>
                                    <w:hideMark/>
                                  </w:tcPr>
                                  <w:p w14:paraId="788E8CAD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GATE1</w:t>
                                    </w:r>
                                  </w:p>
                                </w:tc>
                                <w:tc>
                                  <w:tcPr>
                                    <w:tcW w:w="3923" w:type="dxa"/>
                                    <w:vAlign w:val="center"/>
                                    <w:hideMark/>
                                  </w:tcPr>
                                  <w:p w14:paraId="0FB7CE26" w14:textId="26246266" w:rsidR="0012288A" w:rsidRPr="00890DC3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  <w:color w:val="000000" w:themeColor="text1"/>
                                        <w:rPrChange w:id="186" w:author="Martin Ma" w:date="2025-08-03T22:19:00Z" w16du:dateUtc="2025-08-04T05:19:00Z">
                                          <w:rPr>
                                            <w:rFonts w:eastAsia="等线" w:cs="Times New Roman" w:hint="eastAsia"/>
                                          </w:rPr>
                                        </w:rPrChange>
                                      </w:rPr>
                                    </w:pPr>
                                    <w:ins w:id="187" w:author="Martin Ma" w:date="2025-08-03T22:19:00Z" w16du:dateUtc="2025-08-04T05:19:00Z">
                                      <w:r w:rsidRPr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188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  <w:color w:val="215E99" w:themeColor="text2" w:themeTint="BF"/>
                                            </w:rPr>
                                          </w:rPrChange>
                                        </w:rPr>
                                        <w:t>GATE0 = 1时, 外部引脚P3.X控制T/C_</w:t>
                                      </w:r>
                                    </w:ins>
                                    <w:ins w:id="189" w:author="Martin Ma" w:date="2025-08-03T22:27:00Z" w16du:dateUtc="2025-08-04T05:27:00Z">
                                      <w:r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</w:rPr>
                                        <w:t>1</w:t>
                                      </w:r>
                                    </w:ins>
                                    <w:ins w:id="190" w:author="Martin Ma" w:date="2025-08-03T22:19:00Z" w16du:dateUtc="2025-08-04T05:19:00Z">
                                      <w:r w:rsidRPr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191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  <w:color w:val="215E99" w:themeColor="text2" w:themeTint="BF"/>
                                            </w:rPr>
                                          </w:rPrChange>
                                        </w:rPr>
                                        <w:t>启动只有P3.X (P3</w:t>
                                      </w:r>
                                    </w:ins>
                                    <w:ins w:id="192" w:author="Martin Ma" w:date="2025-08-03T22:20:00Z" w16du:dateUtc="2025-08-04T05:20:00Z">
                                      <w:r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</w:rPr>
                                        <w:t>.3</w:t>
                                      </w:r>
                                    </w:ins>
                                    <w:ins w:id="193" w:author="Martin Ma" w:date="2025-08-03T22:19:00Z" w16du:dateUtc="2025-08-04T05:19:00Z">
                                      <w:r w:rsidRPr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194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  <w:color w:val="215E99" w:themeColor="text2" w:themeTint="BF"/>
                                            </w:rPr>
                                          </w:rPrChange>
                                        </w:rPr>
                                        <w:t>) =1时TR</w:t>
                                      </w:r>
                                    </w:ins>
                                    <w:r>
                                      <w:rPr>
                                        <w:rFonts w:eastAsia="等线" w:cs="Times New Roman" w:hint="eastAsia"/>
                                        <w:color w:val="000000" w:themeColor="text1"/>
                                      </w:rPr>
                                      <w:t>1</w:t>
                                    </w:r>
                                    <w:ins w:id="195" w:author="Martin Ma" w:date="2025-08-03T22:19:00Z" w16du:dateUtc="2025-08-04T05:19:00Z">
                                      <w:r w:rsidRPr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196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  <w:color w:val="215E99" w:themeColor="text2" w:themeTint="BF"/>
                                            </w:rPr>
                                          </w:rPrChange>
                                        </w:rPr>
                                        <w:t>=1才有效, 否则即便TR</w:t>
                                      </w:r>
                                    </w:ins>
                                    <w:ins w:id="197" w:author="Martin Ma" w:date="2025-08-03T22:27:00Z" w16du:dateUtc="2025-08-04T05:27:00Z">
                                      <w:r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</w:rPr>
                                        <w:t>1</w:t>
                                      </w:r>
                                    </w:ins>
                                    <w:ins w:id="198" w:author="Martin Ma" w:date="2025-08-03T22:19:00Z" w16du:dateUtc="2025-08-04T05:19:00Z">
                                      <w:r w:rsidRPr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199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  <w:color w:val="215E99" w:themeColor="text2" w:themeTint="BF"/>
                                            </w:rPr>
                                          </w:rPrChange>
                                        </w:rPr>
                                        <w:t xml:space="preserve"> =1但P3.X=0</w:t>
                                      </w:r>
                                    </w:ins>
                                    <w:ins w:id="200" w:author="Martin Ma" w:date="2025-08-03T22:28:00Z" w16du:dateUtc="2025-08-04T05:28:00Z">
                                      <w:r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</w:rPr>
                                        <w:t xml:space="preserve">, </w:t>
                                      </w:r>
                                    </w:ins>
                                    <w:ins w:id="201" w:author="Martin Ma" w:date="2025-08-03T22:19:00Z" w16du:dateUtc="2025-08-04T05:19:00Z">
                                      <w:r w:rsidRPr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02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  <w:color w:val="215E99" w:themeColor="text2" w:themeTint="BF"/>
                                            </w:rPr>
                                          </w:rPrChange>
                                        </w:rPr>
                                        <w:t>Timer</w:t>
                                      </w:r>
                                    </w:ins>
                                    <w:ins w:id="203" w:author="Martin Ma" w:date="2025-08-03T22:27:00Z" w16du:dateUtc="2025-08-04T05:27:00Z">
                                      <w:r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</w:rPr>
                                        <w:t>_1</w:t>
                                      </w:r>
                                    </w:ins>
                                    <w:ins w:id="204" w:author="Martin Ma" w:date="2025-08-03T22:19:00Z" w16du:dateUtc="2025-08-04T05:19:00Z">
                                      <w:r w:rsidRPr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05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  <w:color w:val="215E99" w:themeColor="text2" w:themeTint="BF"/>
                                            </w:rPr>
                                          </w:rPrChange>
                                        </w:rPr>
                                        <w:t>也不工作</w:t>
                                      </w:r>
                                    </w:ins>
                                    <w:del w:id="206" w:author="Martin Ma" w:date="2025-08-03T22:19:00Z" w16du:dateUtc="2025-08-04T05:19:00Z">
                                      <w:r w:rsidRPr="00890DC3" w:rsidDel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07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外部中断控制</w:delText>
                                      </w:r>
                                    </w:del>
                                    <w:del w:id="208" w:author="Martin Ma" w:date="2025-08-03T22:12:00Z" w16du:dateUtc="2025-08-04T05:12:00Z">
                                      <w:r w:rsidRPr="00890DC3" w:rsidDel="00911198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09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定时器</w:delText>
                                      </w:r>
                                    </w:del>
                                    <w:del w:id="210" w:author="Martin Ma" w:date="2025-08-03T22:19:00Z" w16du:dateUtc="2025-08-04T05:19:00Z">
                                      <w:r w:rsidRPr="00890DC3" w:rsidDel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11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1启动</w:delText>
                                      </w:r>
                                    </w:del>
                                    <w:del w:id="212" w:author="Martin Ma" w:date="2025-08-03T22:13:00Z" w16du:dateUtc="2025-08-04T05:13:00Z">
                                      <w:r w:rsidRPr="00890DC3" w:rsidDel="00911198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13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 xml:space="preserve">. </w:delText>
                                      </w:r>
                                    </w:del>
                                    <w:del w:id="214" w:author="Martin Ma" w:date="2025-08-03T22:19:00Z" w16du:dateUtc="2025-08-04T05:19:00Z">
                                      <w:r w:rsidRPr="00890DC3" w:rsidDel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15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GATE1 = 1由</w:delText>
                                      </w:r>
                                    </w:del>
                                    <w:del w:id="216" w:author="Martin Ma" w:date="2025-08-03T22:13:00Z" w16du:dateUtc="2025-08-04T05:13:00Z">
                                      <w:r w:rsidRPr="00890DC3" w:rsidDel="00911198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17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 xml:space="preserve"> </w:delText>
                                      </w:r>
                                    </w:del>
                                    <w:del w:id="218" w:author="Martin Ma" w:date="2025-08-03T22:19:00Z" w16du:dateUtc="2025-08-04T05:19:00Z">
                                      <w:r w:rsidRPr="00890DC3" w:rsidDel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19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INT1</w:delText>
                                      </w:r>
                                    </w:del>
                                    <w:del w:id="220" w:author="Martin Ma" w:date="2025-08-03T22:13:00Z" w16du:dateUtc="2025-08-04T05:13:00Z">
                                      <w:r w:rsidRPr="00890DC3" w:rsidDel="00911198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21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 xml:space="preserve"> </w:delText>
                                      </w:r>
                                    </w:del>
                                    <w:del w:id="222" w:author="Martin Ma" w:date="2025-08-03T22:19:00Z" w16du:dateUtc="2025-08-04T05:19:00Z">
                                      <w:r w:rsidRPr="00890DC3" w:rsidDel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23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控制和TR1共同决定是否启动</w:delText>
                                      </w:r>
                                    </w:del>
                                    <w:del w:id="224" w:author="Martin Ma" w:date="2025-08-03T22:12:00Z" w16du:dateUtc="2025-08-04T05:12:00Z">
                                      <w:r w:rsidRPr="00890DC3" w:rsidDel="00911198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25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定时器</w:delText>
                                      </w:r>
                                    </w:del>
                                    <w:del w:id="226" w:author="Martin Ma" w:date="2025-08-03T22:14:00Z" w16du:dateUtc="2025-08-04T05:14:00Z">
                                      <w:r w:rsidRPr="00890DC3" w:rsidDel="00911198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27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；</w:delText>
                                      </w:r>
                                    </w:del>
                                    <w:del w:id="228" w:author="Martin Ma" w:date="2025-08-03T22:19:00Z" w16du:dateUtc="2025-08-04T05:19:00Z">
                                      <w:r w:rsidRPr="00890DC3" w:rsidDel="00890DC3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29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GATE1 = 0只由TR1控制</w:delText>
                                      </w:r>
                                    </w:del>
                                    <w:del w:id="230" w:author="Martin Ma" w:date="2025-08-03T22:14:00Z" w16du:dateUtc="2025-08-04T05:14:00Z">
                                      <w:r w:rsidRPr="00890DC3" w:rsidDel="00911198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rPrChange w:id="231" w:author="Martin Ma" w:date="2025-08-03T22:19:00Z" w16du:dateUtc="2025-08-04T05:19:00Z">
                                            <w:rPr>
                                              <w:rFonts w:eastAsia="等线" w:cs="Times New Roman" w:hint="eastAsia"/>
                                            </w:rPr>
                                          </w:rPrChange>
                                        </w:rPr>
                                        <w:delText>定时器</w:delText>
                                      </w:r>
                                    </w:del>
                                  </w:p>
                                </w:tc>
                              </w:tr>
                              <w:tr w:rsidR="0012288A" w:rsidRPr="00853831" w14:paraId="51CA87ED" w14:textId="77777777" w:rsidTr="006C1155">
                                <w:trPr>
                                  <w:trHeight w:val="304"/>
                                </w:trPr>
                                <w:tc>
                                  <w:tcPr>
                                    <w:tcW w:w="795" w:type="dxa"/>
                                    <w:vAlign w:val="center"/>
                                    <w:hideMark/>
                                  </w:tcPr>
                                  <w:p w14:paraId="68FA0184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947" w:type="dxa"/>
                                    <w:vAlign w:val="center"/>
                                    <w:hideMark/>
                                  </w:tcPr>
                                  <w:p w14:paraId="5A190888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 xml:space="preserve">1 </w:t>
                                    </w: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/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 xml:space="preserve"> </w:t>
                                    </w: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T1</w:t>
                                    </w:r>
                                  </w:p>
                                </w:tc>
                                <w:tc>
                                  <w:tcPr>
                                    <w:tcW w:w="3923" w:type="dxa"/>
                                    <w:vAlign w:val="center"/>
                                    <w:hideMark/>
                                  </w:tcPr>
                                  <w:p w14:paraId="0D69329C" w14:textId="77777777" w:rsidR="0012288A" w:rsidRPr="00853831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选择</w:t>
                                    </w:r>
                                    <w:ins w:id="232" w:author="Martin Ma" w:date="2025-08-03T22:12:00Z" w16du:dateUtc="2025-08-04T05:12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>T/C_</w:t>
                                      </w:r>
                                    </w:ins>
                                    <w:del w:id="233" w:author="Martin Ma" w:date="2025-08-03T22:12:00Z" w16du:dateUtc="2025-08-04T05:12:00Z">
                                      <w:r w:rsidRPr="00853831" w:rsidDel="00911198">
                                        <w:rPr>
                                          <w:rFonts w:eastAsia="等线" w:cs="Times New Roman"/>
                                        </w:rPr>
                                        <w:delText>定时器</w:delText>
                                      </w:r>
                                    </w:del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1工作模式: 0 = 定时器</w:t>
                                    </w:r>
                                  </w:p>
                                  <w:p w14:paraId="17C73F0D" w14:textId="77777777" w:rsidR="0012288A" w:rsidRPr="00853831" w:rsidRDefault="0012288A">
                                    <w:pPr>
                                      <w:ind w:firstLineChars="950" w:firstLine="1520"/>
                                      <w:jc w:val="left"/>
                                      <w:rPr>
                                        <w:rFonts w:eastAsia="等线" w:cs="Times New Roman" w:hint="eastAsia"/>
                                      </w:rPr>
                                      <w:pPrChange w:id="234" w:author="Martin Ma" w:date="2025-08-03T22:19:00Z" w16du:dateUtc="2025-08-04T05:19:00Z">
                                        <w:pPr>
                                          <w:ind w:firstLineChars="1050" w:firstLine="1680"/>
                                          <w:jc w:val="left"/>
                                        </w:pPr>
                                      </w:pPrChange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1 = 计数器</w:t>
                                    </w:r>
                                    <w:ins w:id="235" w:author="Martin Ma" w:date="2025-08-03T22:19:00Z" w16du:dateUtc="2025-08-04T05:19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 xml:space="preserve"> </w:t>
                                      </w:r>
                                    </w:ins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(外部脉冲)</w:t>
                                    </w:r>
                                  </w:p>
                                </w:tc>
                              </w:tr>
                              <w:tr w:rsidR="0012288A" w:rsidRPr="00853831" w14:paraId="7B13890F" w14:textId="77777777" w:rsidTr="006C1155">
                                <w:trPr>
                                  <w:trHeight w:val="141"/>
                                </w:trPr>
                                <w:tc>
                                  <w:tcPr>
                                    <w:tcW w:w="795" w:type="dxa"/>
                                    <w:vAlign w:val="center"/>
                                    <w:hideMark/>
                                  </w:tcPr>
                                  <w:p w14:paraId="61CD5D65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4-5</w:t>
                                    </w:r>
                                  </w:p>
                                </w:tc>
                                <w:tc>
                                  <w:tcPr>
                                    <w:tcW w:w="947" w:type="dxa"/>
                                    <w:vAlign w:val="center"/>
                                    <w:hideMark/>
                                  </w:tcPr>
                                  <w:p w14:paraId="1E84E4C7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>OD</w:t>
                                    </w: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923" w:type="dxa"/>
                                    <w:vAlign w:val="center"/>
                                    <w:hideMark/>
                                  </w:tcPr>
                                  <w:p w14:paraId="6B496E26" w14:textId="77777777" w:rsidR="0012288A" w:rsidRPr="00853831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ins w:id="236" w:author="Martin Ma" w:date="2025-08-03T22:12:00Z" w16du:dateUtc="2025-08-04T05:12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>T/C_</w:t>
                                      </w:r>
                                    </w:ins>
                                    <w:del w:id="237" w:author="Martin Ma" w:date="2025-08-03T22:12:00Z" w16du:dateUtc="2025-08-04T05:12:00Z">
                                      <w:r w:rsidRPr="00853831" w:rsidDel="00911198">
                                        <w:rPr>
                                          <w:rFonts w:eastAsia="等线" w:cs="Times New Roman"/>
                                        </w:rPr>
                                        <w:delText>定时器</w:delText>
                                      </w:r>
                                    </w:del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1的工作模式</w:t>
                                    </w:r>
                                    <w:ins w:id="238" w:author="Martin Ma" w:date="2025-08-03T22:20:00Z" w16du:dateUtc="2025-08-04T05:20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>于MOD0一样</w:t>
                                      </w:r>
                                    </w:ins>
                                  </w:p>
                                </w:tc>
                              </w:tr>
                              <w:tr w:rsidR="0012288A" w:rsidRPr="00853831" w14:paraId="789CDD61" w14:textId="77777777" w:rsidTr="006C1155">
                                <w:trPr>
                                  <w:trHeight w:val="328"/>
                                </w:trPr>
                                <w:tc>
                                  <w:tcPr>
                                    <w:tcW w:w="795" w:type="dxa"/>
                                    <w:vAlign w:val="center"/>
                                    <w:hideMark/>
                                  </w:tcPr>
                                  <w:p w14:paraId="377DFBF6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947" w:type="dxa"/>
                                    <w:vAlign w:val="center"/>
                                    <w:hideMark/>
                                  </w:tcPr>
                                  <w:p w14:paraId="7737DB6A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GATE0</w:t>
                                    </w:r>
                                  </w:p>
                                </w:tc>
                                <w:tc>
                                  <w:tcPr>
                                    <w:tcW w:w="3923" w:type="dxa"/>
                                    <w:vAlign w:val="center"/>
                                    <w:hideMark/>
                                  </w:tcPr>
                                  <w:p w14:paraId="34E9638D" w14:textId="77777777" w:rsidR="0012288A" w:rsidRPr="006C1155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del w:id="239" w:author="Martin Ma" w:date="2025-08-03T22:14:00Z" w16du:dateUtc="2025-08-04T05:14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外部引脚是否控制</w:delText>
                                      </w:r>
                                    </w:del>
                                    <w:del w:id="240" w:author="Martin Ma" w:date="2025-08-03T22:12:00Z" w16du:dateUtc="2025-08-04T05:12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定时器</w:delText>
                                      </w:r>
                                    </w:del>
                                    <w:del w:id="241" w:author="Martin Ma" w:date="2025-08-03T22:14:00Z" w16du:dateUtc="2025-08-04T05:14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启动 (使用 P3.X 控制</w:delText>
                                      </w:r>
                                    </w:del>
                                    <w:del w:id="242" w:author="Martin Ma" w:date="2025-08-03T22:12:00Z" w16du:dateUtc="2025-08-04T05:12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定时器</w:delText>
                                      </w:r>
                                    </w:del>
                                    <w:del w:id="243" w:author="Martin Ma" w:date="2025-08-03T22:14:00Z" w16du:dateUtc="2025-08-04T05:14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 xml:space="preserve">启动) 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 xml:space="preserve">GATE0 = 1时, </w:t>
                                    </w:r>
                                    <w:ins w:id="244" w:author="Martin Ma" w:date="2025-08-03T22:15:00Z" w16du:dateUtc="2025-08-04T05:15:00Z">
                                      <w:r w:rsidRPr="006C1155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t>外部引脚P3.X控制</w:t>
                                      </w:r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T/C_0</w:t>
                                      </w:r>
                                      <w:r w:rsidRPr="006C1155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t>启动</w:t>
                                      </w:r>
                                    </w:ins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只有P3.</w:t>
                                    </w:r>
                                    <w:ins w:id="245" w:author="Martin Ma" w:date="2025-08-03T22:18:00Z" w16du:dateUtc="2025-08-04T05:1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X (P3.2) </w:t>
                                      </w:r>
                                    </w:ins>
                                    <w:del w:id="246" w:author="Martin Ma" w:date="2025-08-03T22:18:00Z" w16du:dateUtc="2025-08-04T05:18:00Z">
                                      <w:r w:rsidRPr="006C1155" w:rsidDel="00890DC3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2</w:delText>
                                      </w:r>
                                    </w:del>
                                    <w:ins w:id="247" w:author="Martin Ma" w:date="2025-08-03T22:18:00Z" w16du:dateUtc="2025-08-04T05:1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=1</w:t>
                                      </w:r>
                                    </w:ins>
                                    <w:del w:id="248" w:author="Martin Ma" w:date="2025-08-03T22:18:00Z" w16du:dateUtc="2025-08-04T05:18:00Z">
                                      <w:r w:rsidRPr="006C1155" w:rsidDel="00890DC3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为高电平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时TR0=1才有效</w:t>
                                    </w:r>
                                    <w:ins w:id="249" w:author="Martin Ma" w:date="2025-08-03T22:15:00Z" w16du:dateUtc="2025-08-04T05:15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, </w:t>
                                      </w:r>
                                    </w:ins>
                                    <w:del w:id="250" w:author="Martin Ma" w:date="2025-08-03T22:15:00Z" w16du:dateUtc="2025-08-04T05:15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 xml:space="preserve"> (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否则即便</w:t>
                                    </w:r>
                                    <w:del w:id="251" w:author="Martin Ma" w:date="2025-08-03T22:15:00Z" w16du:dateUtc="2025-08-04T05:15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开启了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TR0 =1</w:t>
                                    </w:r>
                                    <w:ins w:id="252" w:author="Martin Ma" w:date="2025-08-03T22:19:00Z" w16du:dateUtc="2025-08-04T05:19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但</w:t>
                                      </w:r>
                                    </w:ins>
                                    <w:del w:id="253" w:author="Martin Ma" w:date="2025-08-03T22:19:00Z" w16du:dateUtc="2025-08-04T05:19:00Z">
                                      <w:r w:rsidRPr="006C1155" w:rsidDel="00890DC3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当</w:delText>
                                      </w:r>
                                    </w:del>
                                    <w:del w:id="254" w:author="Martin Ma" w:date="2025-08-03T22:16:00Z" w16du:dateUtc="2025-08-04T05:16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没</w:delText>
                                      </w:r>
                                    </w:del>
                                    <w:ins w:id="255" w:author="Martin Ma" w:date="2025-08-03T22:15:00Z" w16du:dateUtc="2025-08-04T05:15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P</w:t>
                                      </w:r>
                                    </w:ins>
                                    <w:ins w:id="256" w:author="Martin Ma" w:date="2025-08-03T22:16:00Z" w16du:dateUtc="2025-08-04T05:16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3.X</w:t>
                                      </w:r>
                                    </w:ins>
                                    <w:ins w:id="257" w:author="Martin Ma" w:date="2025-08-03T22:19:00Z" w16du:dateUtc="2025-08-04T05:19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=0</w:t>
                                      </w:r>
                                    </w:ins>
                                    <w:del w:id="258" w:author="Martin Ma" w:date="2025-08-03T22:19:00Z" w16du:dateUtc="2025-08-04T05:19:00Z">
                                      <w:r w:rsidRPr="006C1155" w:rsidDel="00890DC3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有外部信号</w:delText>
                                      </w:r>
                                    </w:del>
                                    <w:ins w:id="259" w:author="Martin Ma" w:date="2025-08-03T22:28:00Z" w16du:dateUtc="2025-08-04T05:2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, </w:t>
                                      </w:r>
                                    </w:ins>
                                    <w:del w:id="260" w:author="Martin Ma" w:date="2025-08-03T22:28:00Z" w16du:dateUtc="2025-08-04T05:28:00Z">
                                      <w:r w:rsidRPr="006C1155" w:rsidDel="002B0B40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时</w:delText>
                                      </w:r>
                                    </w:del>
                                    <w:del w:id="261" w:author="Martin Ma" w:date="2025-08-03T22:19:00Z" w16du:dateUtc="2025-08-04T05:19:00Z">
                                      <w:r w:rsidRPr="006C1155" w:rsidDel="00890DC3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候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Timer</w:t>
                                    </w:r>
                                    <w:ins w:id="262" w:author="Martin Ma" w:date="2025-08-03T22:27:00Z" w16du:dateUtc="2025-08-04T05:27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_0</w:t>
                                      </w:r>
                                    </w:ins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也不工作</w:t>
                                    </w:r>
                                    <w:del w:id="263" w:author="Martin Ma" w:date="2025-08-03T22:18:00Z" w16du:dateUtc="2025-08-04T05:18:00Z">
                                      <w:r w:rsidRPr="006C1155" w:rsidDel="00890DC3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)</w:delText>
                                      </w:r>
                                    </w:del>
                                  </w:p>
                                </w:tc>
                              </w:tr>
                              <w:tr w:rsidR="0012288A" w:rsidRPr="00853831" w14:paraId="57AA0BCA" w14:textId="77777777" w:rsidTr="006C1155">
                                <w:trPr>
                                  <w:trHeight w:val="278"/>
                                </w:trPr>
                                <w:tc>
                                  <w:tcPr>
                                    <w:tcW w:w="795" w:type="dxa"/>
                                    <w:vAlign w:val="center"/>
                                    <w:hideMark/>
                                  </w:tcPr>
                                  <w:p w14:paraId="34E5C52E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947" w:type="dxa"/>
                                    <w:vAlign w:val="center"/>
                                    <w:hideMark/>
                                  </w:tcPr>
                                  <w:p w14:paraId="6DCA41C3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 xml:space="preserve">0 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/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 xml:space="preserve"> 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T0</w:t>
                                    </w:r>
                                  </w:p>
                                </w:tc>
                                <w:tc>
                                  <w:tcPr>
                                    <w:tcW w:w="3923" w:type="dxa"/>
                                    <w:vAlign w:val="center"/>
                                    <w:hideMark/>
                                  </w:tcPr>
                                  <w:p w14:paraId="0349BDB2" w14:textId="77777777" w:rsidR="0012288A" w:rsidRPr="006C1155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选择</w:t>
                                    </w:r>
                                    <w:del w:id="264" w:author="Martin Ma" w:date="2025-08-03T22:11:00Z" w16du:dateUtc="2025-08-04T05:11:00Z">
                                      <w:r w:rsidRPr="006C1155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定时器</w:delText>
                                      </w:r>
                                    </w:del>
                                    <w:ins w:id="265" w:author="Martin Ma" w:date="2025-08-03T22:11:00Z" w16du:dateUtc="2025-08-04T05:11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T/C</w:t>
                                      </w:r>
                                    </w:ins>
                                    <w:ins w:id="266" w:author="Martin Ma" w:date="2025-08-03T22:12:00Z" w16du:dateUtc="2025-08-04T05:12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_</w:t>
                                      </w:r>
                                    </w:ins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0工作模式: 0 = 定时器</w:t>
                                    </w:r>
                                  </w:p>
                                  <w:p w14:paraId="3EFEFFD9" w14:textId="77777777" w:rsidR="0012288A" w:rsidRPr="006C1155" w:rsidRDefault="0012288A" w:rsidP="00983348">
                                    <w:pPr>
                                      <w:ind w:firstLineChars="1050" w:firstLine="1680"/>
                                      <w:jc w:val="left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1 = 计数器(外部脉冲)</w:t>
                                    </w:r>
                                  </w:p>
                                </w:tc>
                              </w:tr>
                              <w:tr w:rsidR="0012288A" w:rsidRPr="00853831" w14:paraId="37A1A156" w14:textId="77777777" w:rsidTr="006C1155">
                                <w:trPr>
                                  <w:trHeight w:val="235"/>
                                </w:trPr>
                                <w:tc>
                                  <w:tcPr>
                                    <w:tcW w:w="795" w:type="dxa"/>
                                    <w:vAlign w:val="center"/>
                                    <w:hideMark/>
                                  </w:tcPr>
                                  <w:p w14:paraId="31931AB4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0-1</w:t>
                                    </w:r>
                                  </w:p>
                                </w:tc>
                                <w:tc>
                                  <w:tcPr>
                                    <w:tcW w:w="947" w:type="dxa"/>
                                    <w:vAlign w:val="center"/>
                                    <w:hideMark/>
                                  </w:tcPr>
                                  <w:p w14:paraId="73742874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OD0</w:t>
                                    </w:r>
                                  </w:p>
                                </w:tc>
                                <w:tc>
                                  <w:tcPr>
                                    <w:tcW w:w="3923" w:type="dxa"/>
                                    <w:vAlign w:val="center"/>
                                    <w:hideMark/>
                                  </w:tcPr>
                                  <w:p w14:paraId="4A40EBC4" w14:textId="77777777" w:rsidR="0012288A" w:rsidRPr="006C1155" w:rsidRDefault="0012288A" w:rsidP="00983348">
                                    <w:pPr>
                                      <w:jc w:val="left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ins w:id="267" w:author="Martin Ma" w:date="2025-08-03T22:12:00Z" w16du:dateUtc="2025-08-04T05:12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T/C_</w:t>
                                      </w:r>
                                    </w:ins>
                                    <w:del w:id="268" w:author="Martin Ma" w:date="2025-08-03T22:12:00Z" w16du:dateUtc="2025-08-04T05:12:00Z">
                                      <w:r w:rsidRPr="003B3234" w:rsidDel="00911198"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delText>定时器</w:delText>
                                      </w:r>
                                    </w:del>
                                    <w:ins w:id="269" w:author="Martin Ma" w:date="2025-08-03T22:12:00Z" w16du:dateUtc="2025-08-04T05:12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0</w:t>
                                      </w:r>
                                    </w:ins>
                                    <w:del w:id="270" w:author="Martin Ma" w:date="2025-08-03T22:12:00Z" w16du:dateUtc="2025-08-04T05:12:00Z">
                                      <w:r w:rsidRPr="003B3234" w:rsidDel="00911198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1</w:delText>
                                      </w:r>
                                    </w:del>
                                    <w:r w:rsidRPr="003B3234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的工作模式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: 00是13位, 01是16位, 10是8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位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自动重装, 11是T0分裂成两个8位</w:t>
                                    </w:r>
                                  </w:p>
                                </w:tc>
                              </w:tr>
                            </w:tbl>
                            <w:p w14:paraId="4EB71FA2" w14:textId="77777777" w:rsidR="0012288A" w:rsidRDefault="0012288A" w:rsidP="0012288A">
                              <w:pPr>
                                <w:jc w:val="left"/>
                                <w:rPr>
                                  <w:rFonts w:eastAsiaTheme="minorEastAsia" w:hint="eastAsia"/>
                                  <w:szCs w:val="18"/>
                                </w:rPr>
                              </w:pPr>
                            </w:p>
                            <w:p w14:paraId="624556F3" w14:textId="77777777" w:rsidR="0012288A" w:rsidRDefault="0012288A" w:rsidP="0012288A">
                              <w:pPr>
                                <w:jc w:val="left"/>
                                <w:rPr>
                                  <w:rFonts w:eastAsiaTheme="minorEastAsia" w:hint="eastAsia"/>
                                  <w:szCs w:val="18"/>
                                </w:rPr>
                              </w:pPr>
                              <w:r w:rsidRPr="0014069B">
                                <w:rPr>
                                  <w:rFonts w:eastAsiaTheme="minorEastAsia" w:hint="eastAsia"/>
                                  <w:szCs w:val="18"/>
                                </w:rPr>
                                <w:t>定时器</w:t>
                              </w:r>
                              <w:r>
                                <w:rPr>
                                  <w:rFonts w:eastAsiaTheme="minorEastAsia" w:hint="eastAsia"/>
                                  <w:szCs w:val="18"/>
                                </w:rPr>
                                <w:t>是</w:t>
                              </w:r>
                              <w:r w:rsidRPr="0014069B">
                                <w:rPr>
                                  <w:rFonts w:eastAsiaTheme="minorEastAsia" w:hint="eastAsia"/>
                                  <w:szCs w:val="18"/>
                                </w:rPr>
                                <w:t>内部时钟控制时间延迟</w:t>
                              </w:r>
                              <w:r>
                                <w:rPr>
                                  <w:rFonts w:eastAsiaTheme="minorEastAsia" w:hint="eastAsia"/>
                                  <w:szCs w:val="18"/>
                                </w:rPr>
                                <w:t xml:space="preserve">, </w:t>
                              </w:r>
                              <w:r w:rsidRPr="0014069B">
                                <w:rPr>
                                  <w:rFonts w:eastAsiaTheme="minorEastAsia" w:hint="eastAsia"/>
                                  <w:szCs w:val="18"/>
                                </w:rPr>
                                <w:t>定时中断等</w:t>
                              </w:r>
                            </w:p>
                            <w:p w14:paraId="1925A4F6" w14:textId="77777777" w:rsidR="0012288A" w:rsidRDefault="0012288A" w:rsidP="0012288A">
                              <w:pPr>
                                <w:jc w:val="left"/>
                                <w:rPr>
                                  <w:ins w:id="271" w:author="Martin Ma" w:date="2025-08-03T21:58:00Z" w16du:dateUtc="2025-08-04T04:58:00Z"/>
                                  <w:rFonts w:eastAsiaTheme="minorEastAsia" w:hint="eastAsia"/>
                                  <w:szCs w:val="18"/>
                                </w:rPr>
                              </w:pPr>
                              <w:r w:rsidRPr="00443D31">
                                <w:rPr>
                                  <w:rFonts w:eastAsiaTheme="minorEastAsia" w:hint="eastAsia"/>
                                  <w:szCs w:val="18"/>
                                </w:rPr>
                                <w:t>计数器</w:t>
                              </w:r>
                              <w:r>
                                <w:rPr>
                                  <w:rFonts w:eastAsiaTheme="minorEastAsia" w:hint="eastAsia"/>
                                  <w:szCs w:val="18"/>
                                </w:rPr>
                                <w:t>是</w:t>
                              </w:r>
                              <w:r w:rsidRPr="00443D31">
                                <w:rPr>
                                  <w:rFonts w:eastAsiaTheme="minorEastAsia" w:hint="eastAsia"/>
                                  <w:szCs w:val="18"/>
                                </w:rPr>
                                <w:t>统计外部信号脉冲次数的硬件模块。每接收到</w:t>
                              </w:r>
                              <w:ins w:id="272" w:author="Martin Ma" w:date="2025-08-03T22:31:00Z" w16du:dateUtc="2025-08-04T05:31:00Z">
                                <w:r w:rsidRPr="00443D31">
                                  <w:rPr>
                                    <w:rFonts w:eastAsiaTheme="minorEastAsia" w:hint="eastAsia"/>
                                    <w:szCs w:val="18"/>
                                  </w:rPr>
                                  <w:t>引脚</w:t>
                                </w:r>
                                <w:r>
                                  <w:rPr>
                                    <w:rFonts w:eastAsiaTheme="minorEastAsia" w:hint="eastAsia"/>
                                    <w:szCs w:val="18"/>
                                  </w:rPr>
                                  <w:t>(</w:t>
                                </w:r>
                                <w:r w:rsidRPr="00443D31">
                                  <w:rPr>
                                    <w:rFonts w:eastAsiaTheme="minorEastAsia"/>
                                    <w:szCs w:val="18"/>
                                  </w:rPr>
                                  <w:t>P3.4</w:t>
                                </w:r>
                                <w:r>
                                  <w:rPr>
                                    <w:rFonts w:eastAsiaTheme="minorEastAsia" w:hint="eastAsia"/>
                                    <w:szCs w:val="18"/>
                                  </w:rPr>
                                  <w:t>)</w:t>
                                </w:r>
                                <w:r w:rsidRPr="00443D31">
                                  <w:rPr>
                                    <w:rFonts w:eastAsiaTheme="minorEastAsia" w:hint="eastAsia"/>
                                    <w:szCs w:val="18"/>
                                  </w:rPr>
                                  <w:t>的</w:t>
                                </w:r>
                              </w:ins>
                              <w:r w:rsidRPr="00443D31">
                                <w:rPr>
                                  <w:rFonts w:eastAsiaTheme="minorEastAsia" w:hint="eastAsia"/>
                                  <w:szCs w:val="18"/>
                                </w:rPr>
                                <w:t>一个</w:t>
                              </w:r>
                              <w:del w:id="273" w:author="Martin Ma" w:date="2025-08-03T22:31:00Z" w16du:dateUtc="2025-08-04T05:31:00Z">
                                <w:r w:rsidRPr="00443D31" w:rsidDel="00340E1E">
                                  <w:rPr>
                                    <w:rFonts w:eastAsiaTheme="minorEastAsia"/>
                                    <w:szCs w:val="18"/>
                                  </w:rPr>
                                  <w:delText>P3.4</w:delText>
                                </w:r>
                                <w:r w:rsidRPr="00443D31" w:rsidDel="00340E1E">
                                  <w:rPr>
                                    <w:rFonts w:eastAsiaTheme="minorEastAsia" w:hint="eastAsia"/>
                                    <w:szCs w:val="18"/>
                                  </w:rPr>
                                  <w:delText>引脚的</w:delText>
                                </w:r>
                              </w:del>
                              <w:r w:rsidRPr="00443D31">
                                <w:rPr>
                                  <w:rFonts w:eastAsiaTheme="minorEastAsia" w:hint="eastAsia"/>
                                  <w:szCs w:val="18"/>
                                </w:rPr>
                                <w:t>负脉冲信号</w:t>
                              </w:r>
                              <w:r w:rsidRPr="00443D31">
                                <w:rPr>
                                  <w:rFonts w:eastAsiaTheme="minorEastAsia"/>
                                  <w:szCs w:val="18"/>
                                </w:rPr>
                                <w:t>TH0</w:t>
                              </w:r>
                              <w:r>
                                <w:rPr>
                                  <w:rFonts w:eastAsiaTheme="minorEastAsia" w:hint="eastAsia"/>
                                  <w:szCs w:val="18"/>
                                </w:rPr>
                                <w:t xml:space="preserve"> </w:t>
                              </w:r>
                              <w:r w:rsidRPr="00443D31">
                                <w:rPr>
                                  <w:rFonts w:eastAsiaTheme="minorEastAsia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rFonts w:eastAsiaTheme="minorEastAsia" w:hint="eastAsia"/>
                                  <w:szCs w:val="18"/>
                                </w:rPr>
                                <w:t xml:space="preserve"> </w:t>
                              </w:r>
                              <w:r w:rsidRPr="00443D31">
                                <w:rPr>
                                  <w:rFonts w:eastAsiaTheme="minorEastAsia"/>
                                  <w:szCs w:val="18"/>
                                </w:rPr>
                                <w:t>TL0</w:t>
                              </w:r>
                              <w:ins w:id="274" w:author="Martin Ma" w:date="2025-08-03T22:31:00Z" w16du:dateUtc="2025-08-04T05:31:00Z">
                                <w:r>
                                  <w:rPr>
                                    <w:rFonts w:eastAsiaTheme="minorEastAsia" w:hint="eastAsia"/>
                                    <w:szCs w:val="18"/>
                                  </w:rPr>
                                  <w:t>就会 +</w:t>
                                </w:r>
                              </w:ins>
                              <w:del w:id="275" w:author="Martin Ma" w:date="2025-08-03T22:31:00Z" w16du:dateUtc="2025-08-04T05:31:00Z">
                                <w:r w:rsidRPr="00443D31" w:rsidDel="00340E1E">
                                  <w:rPr>
                                    <w:rFonts w:eastAsiaTheme="minorEastAsia" w:hint="eastAsia"/>
                                    <w:szCs w:val="18"/>
                                  </w:rPr>
                                  <w:delText>加</w:delText>
                                </w:r>
                              </w:del>
                              <w:r w:rsidRPr="00443D31">
                                <w:rPr>
                                  <w:rFonts w:eastAsiaTheme="minorEastAsia"/>
                                  <w:szCs w:val="18"/>
                                </w:rPr>
                                <w:t>1</w:t>
                              </w:r>
                              <w:r w:rsidRPr="00443D31">
                                <w:rPr>
                                  <w:rFonts w:eastAsiaTheme="minorEastAsia" w:hint="eastAsia"/>
                                  <w:szCs w:val="18"/>
                                </w:rPr>
                                <w:t>直到溢出为止</w:t>
                              </w:r>
                              <w:ins w:id="276" w:author="Martin Ma" w:date="2025-08-03T22:31:00Z" w16du:dateUtc="2025-08-04T05:31:00Z">
                                <w:r>
                                  <w:rPr>
                                    <w:rFonts w:eastAsiaTheme="minorEastAsia" w:hint="eastAsia"/>
                                    <w:szCs w:val="18"/>
                                  </w:rPr>
                                  <w:t>。</w:t>
                                </w:r>
                              </w:ins>
                            </w:p>
                            <w:p w14:paraId="54362E6F" w14:textId="77777777" w:rsidR="0012288A" w:rsidRPr="00340E1E" w:rsidRDefault="0012288A" w:rsidP="0012288A">
                              <w:pPr>
                                <w:jc w:val="left"/>
                                <w:rPr>
                                  <w:ins w:id="277" w:author="Martin Ma" w:date="2025-08-03T21:58:00Z" w16du:dateUtc="2025-08-04T04:58:00Z"/>
                                  <w:rFonts w:eastAsiaTheme="minorEastAsia" w:hint="eastAsia"/>
                                  <w:szCs w:val="18"/>
                                </w:rPr>
                              </w:pPr>
                            </w:p>
                            <w:p w14:paraId="3DA03396" w14:textId="77777777" w:rsidR="0012288A" w:rsidRDefault="0012288A">
                              <w:pPr>
                                <w:pStyle w:val="af2"/>
                                <w:spacing w:line="276" w:lineRule="auto"/>
                                <w:rPr>
                                  <w:ins w:id="278" w:author="Martin Ma" w:date="2025-08-03T21:58:00Z" w16du:dateUtc="2025-08-04T04:58:00Z"/>
                                  <w:rFonts w:eastAsiaTheme="minorEastAsia" w:hint="eastAsia"/>
                                </w:rPr>
                                <w:pPrChange w:id="279" w:author="Martin Ma" w:date="2025-08-03T22:01:00Z" w16du:dateUtc="2025-08-04T05:01:00Z">
                                  <w:pPr>
                                    <w:spacing w:line="360" w:lineRule="auto"/>
                                    <w:ind w:left="90" w:firstLine="420"/>
                                  </w:pPr>
                                </w:pPrChange>
                              </w:pPr>
                              <w:ins w:id="280" w:author="Martin Ma" w:date="2025-08-03T21:58:00Z" w16du:dateUtc="2025-08-04T04:58:00Z">
                                <w:r w:rsidRPr="00DA4E53">
                                  <w:rPr>
                                    <w:rFonts w:eastAsiaTheme="minorEastAsia"/>
                                  </w:rPr>
                                  <w:t>定时器的溢出与TFx=0或1没关系, TFx只是一个标记主要用于逻辑查询和中断</w:t>
                                </w:r>
                              </w:ins>
                              <w:ins w:id="281" w:author="Martin Ma" w:date="2025-08-03T22:32:00Z" w16du:dateUtc="2025-08-04T05:32:00Z">
                                <w:r>
                                  <w:rPr>
                                    <w:rFonts w:eastAsiaTheme="minorEastAsia" w:hint="eastAsia"/>
                                  </w:rPr>
                                  <w:t>。</w:t>
                                </w:r>
                              </w:ins>
                            </w:p>
                            <w:p w14:paraId="45E7E479" w14:textId="77777777" w:rsidR="0012288A" w:rsidRPr="00E216F2" w:rsidRDefault="0012288A" w:rsidP="0012288A">
                              <w:pPr>
                                <w:pStyle w:val="af2"/>
                                <w:rPr>
                                  <w:ins w:id="282" w:author="Martin Ma" w:date="2025-08-03T22:04:00Z" w16du:dateUtc="2025-08-04T05:04:00Z"/>
                                  <w:rFonts w:eastAsiaTheme="minorEastAsia" w:hint="eastAsia"/>
                                  <w:color w:val="4EA72E" w:themeColor="accent6"/>
                                  <w:rPrChange w:id="283" w:author="Martin Ma" w:date="2025-08-03T22:22:00Z" w16du:dateUtc="2025-08-04T05:22:00Z">
                                    <w:rPr>
                                      <w:ins w:id="284" w:author="Martin Ma" w:date="2025-08-03T22:04:00Z" w16du:dateUtc="2025-08-04T05:04:00Z"/>
                                      <w:rFonts w:eastAsiaTheme="minorEastAsia" w:hint="eastAsia"/>
                                    </w:rPr>
                                  </w:rPrChange>
                                </w:rPr>
                              </w:pPr>
                              <w:ins w:id="285" w:author="Martin Ma" w:date="2025-08-03T21:58:00Z" w16du:dateUtc="2025-08-04T04:58:00Z">
                                <w:r w:rsidRPr="00E216F2">
                                  <w:rPr>
                                    <w:rFonts w:eastAsiaTheme="minorEastAsia" w:hint="eastAsia"/>
                                    <w:b/>
                                    <w:bCs/>
                                    <w:color w:val="4EA72E" w:themeColor="accent6"/>
                                    <w:rPrChange w:id="286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Tip</w:t>
                                </w:r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287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 xml:space="preserve">: </w:t>
                                </w:r>
                              </w:ins>
                              <w:ins w:id="288" w:author="Martin Ma" w:date="2025-08-03T22:04:00Z" w16du:dateUtc="2025-08-04T05:04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289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 xml:space="preserve">(1) </w:t>
                                </w:r>
                              </w:ins>
                              <w:ins w:id="290" w:author="Martin Ma" w:date="2025-08-03T22:10:00Z" w16du:dateUtc="2025-08-04T05:10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291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T/C</w:t>
                                </w:r>
                              </w:ins>
                              <w:ins w:id="292" w:author="Martin Ma" w:date="2025-08-03T21:58:00Z" w16du:dateUtc="2025-08-04T04:58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293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里的8位自动重载: THx提供初始值, TLx进行计算 (溢出时0xFF, 则使用</w:t>
                                </w:r>
                              </w:ins>
                            </w:p>
                            <w:p w14:paraId="6C34CDC5" w14:textId="77777777" w:rsidR="0012288A" w:rsidRPr="00E216F2" w:rsidRDefault="0012288A">
                              <w:pPr>
                                <w:pStyle w:val="af2"/>
                                <w:ind w:firstLineChars="350" w:firstLine="560"/>
                                <w:rPr>
                                  <w:ins w:id="294" w:author="Martin Ma" w:date="2025-08-03T22:02:00Z" w16du:dateUtc="2025-08-04T05:02:00Z"/>
                                  <w:rFonts w:eastAsiaTheme="minorEastAsia" w:hint="eastAsia"/>
                                  <w:color w:val="4EA72E" w:themeColor="accent6"/>
                                  <w:rPrChange w:id="295" w:author="Martin Ma" w:date="2025-08-03T22:22:00Z" w16du:dateUtc="2025-08-04T05:22:00Z">
                                    <w:rPr>
                                      <w:ins w:id="296" w:author="Martin Ma" w:date="2025-08-03T22:02:00Z" w16du:dateUtc="2025-08-04T05:02:00Z"/>
                                      <w:rFonts w:eastAsiaTheme="minorEastAsia" w:hint="eastAsia"/>
                                    </w:rPr>
                                  </w:rPrChange>
                                </w:rPr>
                                <w:pPrChange w:id="297" w:author="Martin Ma" w:date="2025-08-03T22:04:00Z" w16du:dateUtc="2025-08-04T05:04:00Z">
                                  <w:pPr>
                                    <w:pStyle w:val="af2"/>
                                  </w:pPr>
                                </w:pPrChange>
                              </w:pPr>
                              <w:ins w:id="298" w:author="Martin Ma" w:date="2025-08-03T21:58:00Z" w16du:dateUtc="2025-08-04T04:58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299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THx的值</w:t>
                                </w:r>
                              </w:ins>
                              <w:ins w:id="300" w:author="Martin Ma" w:date="2025-08-03T22:11:00Z" w16du:dateUtc="2025-08-04T05:11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01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。通常</w:t>
                                </w:r>
                              </w:ins>
                              <w:ins w:id="302" w:author="Martin Ma" w:date="2025-08-03T21:58:00Z" w16du:dateUtc="2025-08-04T04:58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03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用于固定周期中断</w:t>
                                </w:r>
                              </w:ins>
                              <w:ins w:id="304" w:author="Martin Ma" w:date="2025-08-03T22:21:00Z" w16du:dateUtc="2025-08-04T05:21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05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, 如设置波特率</w:t>
                                </w:r>
                              </w:ins>
                              <w:ins w:id="306" w:author="Martin Ma" w:date="2025-08-03T22:11:00Z" w16du:dateUtc="2025-08-04T05:11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07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)</w:t>
                                </w:r>
                              </w:ins>
                              <w:ins w:id="308" w:author="Martin Ma" w:date="2025-08-03T21:58:00Z" w16du:dateUtc="2025-08-04T04:58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09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。</w:t>
                                </w:r>
                              </w:ins>
                            </w:p>
                            <w:p w14:paraId="40C6FA46" w14:textId="77777777" w:rsidR="0012288A" w:rsidRPr="00E216F2" w:rsidRDefault="0012288A" w:rsidP="0012288A">
                              <w:pPr>
                                <w:pStyle w:val="af2"/>
                                <w:ind w:firstLineChars="200" w:firstLine="320"/>
                                <w:rPr>
                                  <w:ins w:id="310" w:author="Martin Ma" w:date="2025-08-03T22:06:00Z" w16du:dateUtc="2025-08-04T05:06:00Z"/>
                                  <w:rFonts w:eastAsiaTheme="minorEastAsia" w:hint="eastAsia"/>
                                  <w:color w:val="4EA72E" w:themeColor="accent6"/>
                                  <w:rPrChange w:id="311" w:author="Martin Ma" w:date="2025-08-03T22:22:00Z" w16du:dateUtc="2025-08-04T05:22:00Z">
                                    <w:rPr>
                                      <w:ins w:id="312" w:author="Martin Ma" w:date="2025-08-03T22:06:00Z" w16du:dateUtc="2025-08-04T05:06:00Z"/>
                                      <w:rFonts w:eastAsiaTheme="minorEastAsia" w:hint="eastAsia"/>
                                    </w:rPr>
                                  </w:rPrChange>
                                </w:rPr>
                              </w:pPr>
                              <w:ins w:id="313" w:author="Martin Ma" w:date="2025-08-03T22:05:00Z" w16du:dateUtc="2025-08-04T05:05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14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 xml:space="preserve">(2) </w:t>
                                </w:r>
                              </w:ins>
                              <w:ins w:id="315" w:author="Martin Ma" w:date="2025-08-03T22:11:00Z" w16du:dateUtc="2025-08-04T05:11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16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T/C</w:t>
                                </w:r>
                              </w:ins>
                              <w:ins w:id="317" w:author="Martin Ma" w:date="2025-08-03T22:02:00Z" w16du:dateUtc="2025-08-04T05:02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18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 xml:space="preserve">分裂成两个: </w:t>
                                </w:r>
                              </w:ins>
                              <w:ins w:id="319" w:author="Martin Ma" w:date="2025-08-03T22:03:00Z" w16du:dateUtc="2025-08-04T05:03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20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TLx和THx分别控制一个, 但此时只是T0控制, T1</w:t>
                                </w:r>
                              </w:ins>
                              <w:ins w:id="321" w:author="Martin Ma" w:date="2025-08-03T22:04:00Z" w16du:dateUtc="2025-08-04T05:04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22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失去功能</w:t>
                                </w:r>
                              </w:ins>
                            </w:p>
                            <w:p w14:paraId="2C7C2513" w14:textId="77777777" w:rsidR="0012288A" w:rsidRPr="00E216F2" w:rsidRDefault="0012288A">
                              <w:pPr>
                                <w:pStyle w:val="af2"/>
                                <w:ind w:firstLineChars="350" w:firstLine="560"/>
                                <w:rPr>
                                  <w:ins w:id="323" w:author="Martin Ma" w:date="2025-08-03T21:58:00Z" w16du:dateUtc="2025-08-04T04:58:00Z"/>
                                  <w:rFonts w:eastAsiaTheme="minorEastAsia" w:hint="eastAsia"/>
                                  <w:color w:val="4EA72E" w:themeColor="accent6"/>
                                  <w:rPrChange w:id="324" w:author="Martin Ma" w:date="2025-08-03T22:22:00Z" w16du:dateUtc="2025-08-04T05:22:00Z">
                                    <w:rPr>
                                      <w:ins w:id="325" w:author="Martin Ma" w:date="2025-08-03T21:58:00Z" w16du:dateUtc="2025-08-04T04:58:00Z"/>
                                      <w:rFonts w:eastAsiaTheme="minorEastAsia" w:hint="eastAsia"/>
                                    </w:rPr>
                                  </w:rPrChange>
                                </w:rPr>
                                <w:pPrChange w:id="326" w:author="Martin Ma" w:date="2025-08-03T22:06:00Z" w16du:dateUtc="2025-08-04T05:06:00Z">
                                  <w:pPr>
                                    <w:pStyle w:val="af2"/>
                                    <w:ind w:left="420" w:firstLineChars="250" w:firstLine="400"/>
                                  </w:pPr>
                                </w:pPrChange>
                              </w:pPr>
                              <w:ins w:id="327" w:author="Martin Ma" w:date="2025-08-03T22:05:00Z" w16du:dateUtc="2025-08-04T05:05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28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被禁止</w:t>
                                </w:r>
                              </w:ins>
                              <w:ins w:id="329" w:author="Martin Ma" w:date="2025-08-03T22:07:00Z" w16du:dateUtc="2025-08-04T05:07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30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。</w:t>
                                </w:r>
                              </w:ins>
                              <w:ins w:id="331" w:author="Martin Ma" w:date="2025-08-03T22:05:00Z" w16du:dateUtc="2025-08-04T05:05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32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此时THx控制的</w:t>
                                </w:r>
                              </w:ins>
                              <w:ins w:id="333" w:author="Martin Ma" w:date="2025-08-03T22:11:00Z" w16du:dateUtc="2025-08-04T05:11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34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T/C</w:t>
                                </w:r>
                              </w:ins>
                              <w:ins w:id="335" w:author="Martin Ma" w:date="2025-08-03T22:06:00Z" w16du:dateUtc="2025-08-04T05:06:00Z">
                                <w:r w:rsidRPr="00E216F2">
                                  <w:rPr>
                                    <w:rFonts w:eastAsiaTheme="minorEastAsia" w:hint="eastAsia"/>
                                    <w:color w:val="4EA72E" w:themeColor="accent6"/>
                                    <w:rPrChange w:id="336" w:author="Martin Ma" w:date="2025-08-03T22:22:00Z" w16du:dateUtc="2025-08-04T05:22:00Z">
                                      <w:rPr>
                                        <w:rFonts w:eastAsiaTheme="minorEastAsia" w:hint="eastAsia"/>
                                      </w:rPr>
                                    </w:rPrChange>
                                  </w:rPr>
                                  <w:t>没有中断功能只是一个辅助作用</w:t>
                                </w:r>
                              </w:ins>
                              <w:ins w:id="337" w:author="Martin Ma" w:date="2025-08-03T22:31:00Z" w16du:dateUtc="2025-08-04T05:31:00Z">
                                <w:r>
                                  <w:rPr>
                                    <w:rFonts w:eastAsiaTheme="minorEastAsia" w:hint="eastAsia"/>
                                    <w:color w:val="4EA72E" w:themeColor="accent6"/>
                                  </w:rPr>
                                  <w:t>。</w:t>
                                </w:r>
                              </w:ins>
                            </w:p>
                            <w:p w14:paraId="31A714FB" w14:textId="77777777" w:rsidR="0012288A" w:rsidRPr="00FF7316" w:rsidRDefault="0012288A" w:rsidP="0012288A">
                              <w:pPr>
                                <w:jc w:val="left"/>
                                <w:rPr>
                                  <w:rFonts w:eastAsiaTheme="minorEastAsia" w:hint="eastAsia"/>
                                  <w:szCs w:val="18"/>
                                </w:rPr>
                              </w:pPr>
                            </w:p>
                            <w:p w14:paraId="71DCBB2B" w14:textId="77777777" w:rsidR="0012288A" w:rsidRPr="00CA1741" w:rsidRDefault="0012288A" w:rsidP="0012288A">
                              <w:pPr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E4B6CC1" id="_x0000_s1031" type="#_x0000_t202" style="position:absolute;left:0;text-align:left;margin-left:21.3pt;margin-top:.8pt;width:354.1pt;height:269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" filled="f" stroked="f">
                  <v:textbox>
                    <w:txbxContent>
                      <w:tbl>
                        <w:tblPr>
                          <w:tblW w:w="5665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795"/>
                          <w:gridCol w:w="947"/>
                          <w:gridCol w:w="3923"/>
                        </w:tblGrid>
                        <w:tr w:rsidR="0012288A" w:rsidRPr="00853831" w14:paraId="3D600A5D" w14:textId="77777777" w:rsidTr="006C1155">
                          <w:trPr>
                            <w:trHeight w:val="275"/>
                          </w:trPr>
                          <w:tc>
                            <w:tcPr>
                              <w:tcW w:w="795" w:type="dxa"/>
                              <w:vAlign w:val="center"/>
                              <w:hideMark/>
                            </w:tcPr>
                            <w:p w14:paraId="70567AD7" w14:textId="77777777" w:rsidR="0012288A" w:rsidRPr="00853831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位编号</w:t>
                              </w:r>
                            </w:p>
                          </w:tc>
                          <w:tc>
                            <w:tcPr>
                              <w:tcW w:w="947" w:type="dxa"/>
                              <w:vAlign w:val="center"/>
                              <w:hideMark/>
                            </w:tcPr>
                            <w:p w14:paraId="40B36BAA" w14:textId="77777777" w:rsidR="0012288A" w:rsidRPr="00853831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位名</w:t>
                              </w:r>
                            </w:p>
                          </w:tc>
                          <w:tc>
                            <w:tcPr>
                              <w:tcW w:w="3923" w:type="dxa"/>
                              <w:vAlign w:val="center"/>
                              <w:hideMark/>
                            </w:tcPr>
                            <w:p w14:paraId="3E361F6A" w14:textId="77777777" w:rsidR="0012288A" w:rsidRPr="00853831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功能说明</w:t>
                              </w:r>
                            </w:p>
                          </w:tc>
                        </w:tr>
                        <w:tr w:rsidR="0012288A" w:rsidRPr="00853831" w14:paraId="196C40AE" w14:textId="77777777" w:rsidTr="006C1155">
                          <w:trPr>
                            <w:trHeight w:val="406"/>
                          </w:trPr>
                          <w:tc>
                            <w:tcPr>
                              <w:tcW w:w="795" w:type="dxa"/>
                              <w:vAlign w:val="center"/>
                              <w:hideMark/>
                            </w:tcPr>
                            <w:p w14:paraId="287A57FF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947" w:type="dxa"/>
                              <w:vAlign w:val="center"/>
                              <w:hideMark/>
                            </w:tcPr>
                            <w:p w14:paraId="788E8CAD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GATE1</w:t>
                              </w:r>
                            </w:p>
                          </w:tc>
                          <w:tc>
                            <w:tcPr>
                              <w:tcW w:w="3923" w:type="dxa"/>
                              <w:vAlign w:val="center"/>
                              <w:hideMark/>
                            </w:tcPr>
                            <w:p w14:paraId="0FB7CE26" w14:textId="26246266" w:rsidR="0012288A" w:rsidRPr="00890DC3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  <w:color w:val="000000" w:themeColor="text1"/>
                                  <w:rPrChange w:id="338" w:author="Martin Ma" w:date="2025-08-03T22:19:00Z" w16du:dateUtc="2025-08-04T05:19:00Z">
                                    <w:rPr>
                                      <w:rFonts w:eastAsia="等线" w:cs="Times New Roman" w:hint="eastAsia"/>
                                    </w:rPr>
                                  </w:rPrChange>
                                </w:rPr>
                              </w:pPr>
                              <w:ins w:id="339" w:author="Martin Ma" w:date="2025-08-03T22:19:00Z" w16du:dateUtc="2025-08-04T05:19:00Z">
                                <w:r w:rsidRPr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40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rPrChange>
                                  </w:rPr>
                                  <w:t>GATE0 = 1时, 外部引脚P3.X控制T/C_</w:t>
                                </w:r>
                              </w:ins>
                              <w:ins w:id="341" w:author="Martin Ma" w:date="2025-08-03T22:27:00Z" w16du:dateUtc="2025-08-04T05:27:00Z">
                                <w:r>
                                  <w:rPr>
                                    <w:rFonts w:eastAsia="等线" w:cs="Times New Roman" w:hint="eastAsia"/>
                                    <w:color w:val="000000" w:themeColor="text1"/>
                                  </w:rPr>
                                  <w:t>1</w:t>
                                </w:r>
                              </w:ins>
                              <w:ins w:id="342" w:author="Martin Ma" w:date="2025-08-03T22:19:00Z" w16du:dateUtc="2025-08-04T05:19:00Z">
                                <w:r w:rsidRPr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43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rPrChange>
                                  </w:rPr>
                                  <w:t>启动只有P3.X (P3</w:t>
                                </w:r>
                              </w:ins>
                              <w:ins w:id="344" w:author="Martin Ma" w:date="2025-08-03T22:20:00Z" w16du:dateUtc="2025-08-04T05:20:00Z">
                                <w:r>
                                  <w:rPr>
                                    <w:rFonts w:eastAsia="等线" w:cs="Times New Roman" w:hint="eastAsia"/>
                                    <w:color w:val="000000" w:themeColor="text1"/>
                                  </w:rPr>
                                  <w:t>.3</w:t>
                                </w:r>
                              </w:ins>
                              <w:ins w:id="345" w:author="Martin Ma" w:date="2025-08-03T22:19:00Z" w16du:dateUtc="2025-08-04T05:19:00Z">
                                <w:r w:rsidRPr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46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rPrChange>
                                  </w:rPr>
                                  <w:t>) =1时TR</w:t>
                                </w:r>
                              </w:ins>
                              <w:r>
                                <w:rPr>
                                  <w:rFonts w:eastAsia="等线" w:cs="Times New Roman" w:hint="eastAsia"/>
                                  <w:color w:val="000000" w:themeColor="text1"/>
                                </w:rPr>
                                <w:t>1</w:t>
                              </w:r>
                              <w:ins w:id="347" w:author="Martin Ma" w:date="2025-08-03T22:19:00Z" w16du:dateUtc="2025-08-04T05:19:00Z">
                                <w:r w:rsidRPr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48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rPrChange>
                                  </w:rPr>
                                  <w:t>=1才有效, 否则即便TR</w:t>
                                </w:r>
                              </w:ins>
                              <w:ins w:id="349" w:author="Martin Ma" w:date="2025-08-03T22:27:00Z" w16du:dateUtc="2025-08-04T05:27:00Z">
                                <w:r>
                                  <w:rPr>
                                    <w:rFonts w:eastAsia="等线" w:cs="Times New Roman" w:hint="eastAsia"/>
                                    <w:color w:val="000000" w:themeColor="text1"/>
                                  </w:rPr>
                                  <w:t>1</w:t>
                                </w:r>
                              </w:ins>
                              <w:ins w:id="350" w:author="Martin Ma" w:date="2025-08-03T22:19:00Z" w16du:dateUtc="2025-08-04T05:19:00Z">
                                <w:r w:rsidRPr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51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rPrChange>
                                  </w:rPr>
                                  <w:t xml:space="preserve"> =1但P3.X=0</w:t>
                                </w:r>
                              </w:ins>
                              <w:ins w:id="352" w:author="Martin Ma" w:date="2025-08-03T22:28:00Z" w16du:dateUtc="2025-08-04T05:28:00Z">
                                <w:r>
                                  <w:rPr>
                                    <w:rFonts w:eastAsia="等线" w:cs="Times New Roman" w:hint="eastAsia"/>
                                    <w:color w:val="000000" w:themeColor="text1"/>
                                  </w:rPr>
                                  <w:t xml:space="preserve">, </w:t>
                                </w:r>
                              </w:ins>
                              <w:ins w:id="353" w:author="Martin Ma" w:date="2025-08-03T22:19:00Z" w16du:dateUtc="2025-08-04T05:19:00Z">
                                <w:r w:rsidRPr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54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rPrChange>
                                  </w:rPr>
                                  <w:t>Timer</w:t>
                                </w:r>
                              </w:ins>
                              <w:ins w:id="355" w:author="Martin Ma" w:date="2025-08-03T22:27:00Z" w16du:dateUtc="2025-08-04T05:27:00Z">
                                <w:r>
                                  <w:rPr>
                                    <w:rFonts w:eastAsia="等线" w:cs="Times New Roman" w:hint="eastAsia"/>
                                    <w:color w:val="000000" w:themeColor="text1"/>
                                  </w:rPr>
                                  <w:t>_1</w:t>
                                </w:r>
                              </w:ins>
                              <w:ins w:id="356" w:author="Martin Ma" w:date="2025-08-03T22:19:00Z" w16du:dateUtc="2025-08-04T05:19:00Z">
                                <w:r w:rsidRPr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57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rPrChange>
                                  </w:rPr>
                                  <w:t>也不工作</w:t>
                                </w:r>
                              </w:ins>
                              <w:del w:id="358" w:author="Martin Ma" w:date="2025-08-03T22:19:00Z" w16du:dateUtc="2025-08-04T05:19:00Z">
                                <w:r w:rsidRPr="00890DC3" w:rsidDel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59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外部中断控制</w:delText>
                                </w:r>
                              </w:del>
                              <w:del w:id="360" w:author="Martin Ma" w:date="2025-08-03T22:12:00Z" w16du:dateUtc="2025-08-04T05:12:00Z">
                                <w:r w:rsidRPr="00890DC3" w:rsidDel="00911198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61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定时器</w:delText>
                                </w:r>
                              </w:del>
                              <w:del w:id="362" w:author="Martin Ma" w:date="2025-08-03T22:19:00Z" w16du:dateUtc="2025-08-04T05:19:00Z">
                                <w:r w:rsidRPr="00890DC3" w:rsidDel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63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1启动</w:delText>
                                </w:r>
                              </w:del>
                              <w:del w:id="364" w:author="Martin Ma" w:date="2025-08-03T22:13:00Z" w16du:dateUtc="2025-08-04T05:13:00Z">
                                <w:r w:rsidRPr="00890DC3" w:rsidDel="00911198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65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 xml:space="preserve">. </w:delText>
                                </w:r>
                              </w:del>
                              <w:del w:id="366" w:author="Martin Ma" w:date="2025-08-03T22:19:00Z" w16du:dateUtc="2025-08-04T05:19:00Z">
                                <w:r w:rsidRPr="00890DC3" w:rsidDel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67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GATE1 = 1由</w:delText>
                                </w:r>
                              </w:del>
                              <w:del w:id="368" w:author="Martin Ma" w:date="2025-08-03T22:13:00Z" w16du:dateUtc="2025-08-04T05:13:00Z">
                                <w:r w:rsidRPr="00890DC3" w:rsidDel="00911198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69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 xml:space="preserve"> </w:delText>
                                </w:r>
                              </w:del>
                              <w:del w:id="370" w:author="Martin Ma" w:date="2025-08-03T22:19:00Z" w16du:dateUtc="2025-08-04T05:19:00Z">
                                <w:r w:rsidRPr="00890DC3" w:rsidDel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71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INT1</w:delText>
                                </w:r>
                              </w:del>
                              <w:del w:id="372" w:author="Martin Ma" w:date="2025-08-03T22:13:00Z" w16du:dateUtc="2025-08-04T05:13:00Z">
                                <w:r w:rsidRPr="00890DC3" w:rsidDel="00911198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73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 xml:space="preserve"> </w:delText>
                                </w:r>
                              </w:del>
                              <w:del w:id="374" w:author="Martin Ma" w:date="2025-08-03T22:19:00Z" w16du:dateUtc="2025-08-04T05:19:00Z">
                                <w:r w:rsidRPr="00890DC3" w:rsidDel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75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控制和TR1共同决定是否启动</w:delText>
                                </w:r>
                              </w:del>
                              <w:del w:id="376" w:author="Martin Ma" w:date="2025-08-03T22:12:00Z" w16du:dateUtc="2025-08-04T05:12:00Z">
                                <w:r w:rsidRPr="00890DC3" w:rsidDel="00911198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77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定时器</w:delText>
                                </w:r>
                              </w:del>
                              <w:del w:id="378" w:author="Martin Ma" w:date="2025-08-03T22:14:00Z" w16du:dateUtc="2025-08-04T05:14:00Z">
                                <w:r w:rsidRPr="00890DC3" w:rsidDel="00911198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79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；</w:delText>
                                </w:r>
                              </w:del>
                              <w:del w:id="380" w:author="Martin Ma" w:date="2025-08-03T22:19:00Z" w16du:dateUtc="2025-08-04T05:19:00Z">
                                <w:r w:rsidRPr="00890DC3" w:rsidDel="00890DC3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81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GATE1 = 0只由TR1控制</w:delText>
                                </w:r>
                              </w:del>
                              <w:del w:id="382" w:author="Martin Ma" w:date="2025-08-03T22:14:00Z" w16du:dateUtc="2025-08-04T05:14:00Z">
                                <w:r w:rsidRPr="00890DC3" w:rsidDel="00911198">
                                  <w:rPr>
                                    <w:rFonts w:eastAsia="等线" w:cs="Times New Roman" w:hint="eastAsia"/>
                                    <w:color w:val="000000" w:themeColor="text1"/>
                                    <w:rPrChange w:id="383" w:author="Martin Ma" w:date="2025-08-03T22:19:00Z" w16du:dateUtc="2025-08-04T05:19:00Z">
                                      <w:rPr>
                                        <w:rFonts w:eastAsia="等线" w:cs="Times New Roman" w:hint="eastAsia"/>
                                      </w:rPr>
                                    </w:rPrChange>
                                  </w:rPr>
                                  <w:delText>定时器</w:delText>
                                </w:r>
                              </w:del>
                            </w:p>
                          </w:tc>
                        </w:tr>
                        <w:tr w:rsidR="0012288A" w:rsidRPr="00853831" w14:paraId="51CA87ED" w14:textId="77777777" w:rsidTr="006C1155">
                          <w:trPr>
                            <w:trHeight w:val="304"/>
                          </w:trPr>
                          <w:tc>
                            <w:tcPr>
                              <w:tcW w:w="795" w:type="dxa"/>
                              <w:vAlign w:val="center"/>
                              <w:hideMark/>
                            </w:tcPr>
                            <w:p w14:paraId="68FA0184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947" w:type="dxa"/>
                              <w:vAlign w:val="center"/>
                              <w:hideMark/>
                            </w:tcPr>
                            <w:p w14:paraId="5A190888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C</w:t>
                              </w:r>
                              <w:r>
                                <w:rPr>
                                  <w:rFonts w:eastAsia="等线" w:cs="Times New Roman" w:hint="eastAsia"/>
                                </w:rPr>
                                <w:t xml:space="preserve">1 </w:t>
                              </w:r>
                              <w:r w:rsidRPr="00853831">
                                <w:rPr>
                                  <w:rFonts w:eastAsia="等线" w:cs="Times New Roman"/>
                                </w:rPr>
                                <w:t>/</w:t>
                              </w:r>
                              <w:r>
                                <w:rPr>
                                  <w:rFonts w:eastAsia="等线" w:cs="Times New Roman" w:hint="eastAsia"/>
                                </w:rPr>
                                <w:t xml:space="preserve"> </w:t>
                              </w:r>
                              <w:r w:rsidRPr="00853831">
                                <w:rPr>
                                  <w:rFonts w:eastAsia="等线" w:cs="Times New Roman"/>
                                </w:rPr>
                                <w:t>T1</w:t>
                              </w:r>
                            </w:p>
                          </w:tc>
                          <w:tc>
                            <w:tcPr>
                              <w:tcW w:w="3923" w:type="dxa"/>
                              <w:vAlign w:val="center"/>
                              <w:hideMark/>
                            </w:tcPr>
                            <w:p w14:paraId="0D69329C" w14:textId="77777777" w:rsidR="0012288A" w:rsidRPr="00853831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选择</w:t>
                              </w:r>
                              <w:ins w:id="384" w:author="Martin Ma" w:date="2025-08-03T22:12:00Z" w16du:dateUtc="2025-08-04T05:12:00Z">
                                <w:r>
                                  <w:rPr>
                                    <w:rFonts w:eastAsia="等线" w:cs="Times New Roman" w:hint="eastAsia"/>
                                  </w:rPr>
                                  <w:t>T/C_</w:t>
                                </w:r>
                              </w:ins>
                              <w:del w:id="385" w:author="Martin Ma" w:date="2025-08-03T22:12:00Z" w16du:dateUtc="2025-08-04T05:12:00Z">
                                <w:r w:rsidRPr="00853831" w:rsidDel="00911198">
                                  <w:rPr>
                                    <w:rFonts w:eastAsia="等线" w:cs="Times New Roman"/>
                                  </w:rPr>
                                  <w:delText>定时器</w:delText>
                                </w:r>
                              </w:del>
                              <w:r w:rsidRPr="00853831">
                                <w:rPr>
                                  <w:rFonts w:eastAsia="等线" w:cs="Times New Roman"/>
                                </w:rPr>
                                <w:t>1工作模式: 0 = 定时器</w:t>
                              </w:r>
                            </w:p>
                            <w:p w14:paraId="17C73F0D" w14:textId="77777777" w:rsidR="0012288A" w:rsidRPr="00853831" w:rsidRDefault="0012288A">
                              <w:pPr>
                                <w:ind w:firstLineChars="950" w:firstLine="1520"/>
                                <w:jc w:val="left"/>
                                <w:rPr>
                                  <w:rFonts w:eastAsia="等线" w:cs="Times New Roman" w:hint="eastAsia"/>
                                </w:rPr>
                                <w:pPrChange w:id="386" w:author="Martin Ma" w:date="2025-08-03T22:19:00Z" w16du:dateUtc="2025-08-04T05:19:00Z">
                                  <w:pPr>
                                    <w:ind w:firstLineChars="1050" w:firstLine="1680"/>
                                    <w:jc w:val="left"/>
                                  </w:pPr>
                                </w:pPrChange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1 = 计数器</w:t>
                              </w:r>
                              <w:ins w:id="387" w:author="Martin Ma" w:date="2025-08-03T22:19:00Z" w16du:dateUtc="2025-08-04T05:19:00Z">
                                <w:r>
                                  <w:rPr>
                                    <w:rFonts w:eastAsia="等线" w:cs="Times New Roman" w:hint="eastAsia"/>
                                  </w:rPr>
                                  <w:t xml:space="preserve"> </w:t>
                                </w:r>
                              </w:ins>
                              <w:r w:rsidRPr="00853831">
                                <w:rPr>
                                  <w:rFonts w:eastAsia="等线" w:cs="Times New Roman"/>
                                </w:rPr>
                                <w:t>(外部脉冲)</w:t>
                              </w:r>
                            </w:p>
                          </w:tc>
                        </w:tr>
                        <w:tr w:rsidR="0012288A" w:rsidRPr="00853831" w14:paraId="7B13890F" w14:textId="77777777" w:rsidTr="006C1155">
                          <w:trPr>
                            <w:trHeight w:val="141"/>
                          </w:trPr>
                          <w:tc>
                            <w:tcPr>
                              <w:tcW w:w="795" w:type="dxa"/>
                              <w:vAlign w:val="center"/>
                              <w:hideMark/>
                            </w:tcPr>
                            <w:p w14:paraId="61CD5D65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4-5</w:t>
                              </w:r>
                            </w:p>
                          </w:tc>
                          <w:tc>
                            <w:tcPr>
                              <w:tcW w:w="947" w:type="dxa"/>
                              <w:vAlign w:val="center"/>
                              <w:hideMark/>
                            </w:tcPr>
                            <w:p w14:paraId="1E84E4C7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M</w:t>
                              </w:r>
                              <w:r>
                                <w:rPr>
                                  <w:rFonts w:eastAsia="等线" w:cs="Times New Roman" w:hint="eastAsia"/>
                                </w:rPr>
                                <w:t>OD</w:t>
                              </w:r>
                              <w:r w:rsidRPr="00853831">
                                <w:rPr>
                                  <w:rFonts w:eastAsia="等线" w:cs="Times New Roman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3923" w:type="dxa"/>
                              <w:vAlign w:val="center"/>
                              <w:hideMark/>
                            </w:tcPr>
                            <w:p w14:paraId="6B496E26" w14:textId="77777777" w:rsidR="0012288A" w:rsidRPr="00853831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</w:rPr>
                              </w:pPr>
                              <w:ins w:id="388" w:author="Martin Ma" w:date="2025-08-03T22:12:00Z" w16du:dateUtc="2025-08-04T05:12:00Z">
                                <w:r>
                                  <w:rPr>
                                    <w:rFonts w:eastAsia="等线" w:cs="Times New Roman" w:hint="eastAsia"/>
                                  </w:rPr>
                                  <w:t>T/C_</w:t>
                                </w:r>
                              </w:ins>
                              <w:del w:id="389" w:author="Martin Ma" w:date="2025-08-03T22:12:00Z" w16du:dateUtc="2025-08-04T05:12:00Z">
                                <w:r w:rsidRPr="00853831" w:rsidDel="00911198">
                                  <w:rPr>
                                    <w:rFonts w:eastAsia="等线" w:cs="Times New Roman"/>
                                  </w:rPr>
                                  <w:delText>定时器</w:delText>
                                </w:r>
                              </w:del>
                              <w:r w:rsidRPr="00853831">
                                <w:rPr>
                                  <w:rFonts w:eastAsia="等线" w:cs="Times New Roman"/>
                                </w:rPr>
                                <w:t>1的工作模式</w:t>
                              </w:r>
                              <w:ins w:id="390" w:author="Martin Ma" w:date="2025-08-03T22:20:00Z" w16du:dateUtc="2025-08-04T05:20:00Z">
                                <w:r>
                                  <w:rPr>
                                    <w:rFonts w:eastAsia="等线" w:cs="Times New Roman" w:hint="eastAsia"/>
                                  </w:rPr>
                                  <w:t>于MOD0一样</w:t>
                                </w:r>
                              </w:ins>
                            </w:p>
                          </w:tc>
                        </w:tr>
                        <w:tr w:rsidR="0012288A" w:rsidRPr="00853831" w14:paraId="789CDD61" w14:textId="77777777" w:rsidTr="006C1155">
                          <w:trPr>
                            <w:trHeight w:val="328"/>
                          </w:trPr>
                          <w:tc>
                            <w:tcPr>
                              <w:tcW w:w="795" w:type="dxa"/>
                              <w:vAlign w:val="center"/>
                              <w:hideMark/>
                            </w:tcPr>
                            <w:p w14:paraId="377DFBF6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947" w:type="dxa"/>
                              <w:vAlign w:val="center"/>
                              <w:hideMark/>
                            </w:tcPr>
                            <w:p w14:paraId="7737DB6A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GATE0</w:t>
                              </w:r>
                            </w:p>
                          </w:tc>
                          <w:tc>
                            <w:tcPr>
                              <w:tcW w:w="3923" w:type="dxa"/>
                              <w:vAlign w:val="center"/>
                              <w:hideMark/>
                            </w:tcPr>
                            <w:p w14:paraId="34E9638D" w14:textId="77777777" w:rsidR="0012288A" w:rsidRPr="006C1155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del w:id="391" w:author="Martin Ma" w:date="2025-08-03T22:14:00Z" w16du:dateUtc="2025-08-04T05:14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外部引脚是否控制</w:delText>
                                </w:r>
                              </w:del>
                              <w:del w:id="392" w:author="Martin Ma" w:date="2025-08-03T22:12:00Z" w16du:dateUtc="2025-08-04T05:12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定时器</w:delText>
                                </w:r>
                              </w:del>
                              <w:del w:id="393" w:author="Martin Ma" w:date="2025-08-03T22:14:00Z" w16du:dateUtc="2025-08-04T05:14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启动 (使用 P3.X 控制</w:delText>
                                </w:r>
                              </w:del>
                              <w:del w:id="394" w:author="Martin Ma" w:date="2025-08-03T22:12:00Z" w16du:dateUtc="2025-08-04T05:12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定时器</w:delText>
                                </w:r>
                              </w:del>
                              <w:del w:id="395" w:author="Martin Ma" w:date="2025-08-03T22:14:00Z" w16du:dateUtc="2025-08-04T05:14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 xml:space="preserve">启动) 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 xml:space="preserve">GATE0 = 1时, </w:t>
                              </w:r>
                              <w:ins w:id="396" w:author="Martin Ma" w:date="2025-08-03T22:15:00Z" w16du:dateUtc="2025-08-04T05:15:00Z">
                                <w:r w:rsidRPr="006C1155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t>外部引脚P3.X控制</w:t>
                                </w:r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T/C_0</w:t>
                                </w:r>
                                <w:r w:rsidRPr="006C1155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t>启动</w:t>
                                </w:r>
                              </w:ins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只有P3.</w:t>
                              </w:r>
                              <w:ins w:id="397" w:author="Martin Ma" w:date="2025-08-03T22:18:00Z" w16du:dateUtc="2025-08-04T05:1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X (P3.2) </w:t>
                                </w:r>
                              </w:ins>
                              <w:del w:id="398" w:author="Martin Ma" w:date="2025-08-03T22:18:00Z" w16du:dateUtc="2025-08-04T05:18:00Z">
                                <w:r w:rsidRPr="006C1155" w:rsidDel="00890DC3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2</w:delText>
                                </w:r>
                              </w:del>
                              <w:ins w:id="399" w:author="Martin Ma" w:date="2025-08-03T22:18:00Z" w16du:dateUtc="2025-08-04T05:1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=1</w:t>
                                </w:r>
                              </w:ins>
                              <w:del w:id="400" w:author="Martin Ma" w:date="2025-08-03T22:18:00Z" w16du:dateUtc="2025-08-04T05:18:00Z">
                                <w:r w:rsidRPr="006C1155" w:rsidDel="00890DC3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为高电平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时TR0=1才有效</w:t>
                              </w:r>
                              <w:ins w:id="401" w:author="Martin Ma" w:date="2025-08-03T22:15:00Z" w16du:dateUtc="2025-08-04T05:15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, </w:t>
                                </w:r>
                              </w:ins>
                              <w:del w:id="402" w:author="Martin Ma" w:date="2025-08-03T22:15:00Z" w16du:dateUtc="2025-08-04T05:15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 xml:space="preserve"> (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否则即便</w:t>
                              </w:r>
                              <w:del w:id="403" w:author="Martin Ma" w:date="2025-08-03T22:15:00Z" w16du:dateUtc="2025-08-04T05:15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开启了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TR0 =1</w:t>
                              </w:r>
                              <w:ins w:id="404" w:author="Martin Ma" w:date="2025-08-03T22:19:00Z" w16du:dateUtc="2025-08-04T05:19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但</w:t>
                                </w:r>
                              </w:ins>
                              <w:del w:id="405" w:author="Martin Ma" w:date="2025-08-03T22:19:00Z" w16du:dateUtc="2025-08-04T05:19:00Z">
                                <w:r w:rsidRPr="006C1155" w:rsidDel="00890DC3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当</w:delText>
                                </w:r>
                              </w:del>
                              <w:del w:id="406" w:author="Martin Ma" w:date="2025-08-03T22:16:00Z" w16du:dateUtc="2025-08-04T05:16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没</w:delText>
                                </w:r>
                              </w:del>
                              <w:ins w:id="407" w:author="Martin Ma" w:date="2025-08-03T22:15:00Z" w16du:dateUtc="2025-08-04T05:15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P</w:t>
                                </w:r>
                              </w:ins>
                              <w:ins w:id="408" w:author="Martin Ma" w:date="2025-08-03T22:16:00Z" w16du:dateUtc="2025-08-04T05:16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3.X</w:t>
                                </w:r>
                              </w:ins>
                              <w:ins w:id="409" w:author="Martin Ma" w:date="2025-08-03T22:19:00Z" w16du:dateUtc="2025-08-04T05:19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=0</w:t>
                                </w:r>
                              </w:ins>
                              <w:del w:id="410" w:author="Martin Ma" w:date="2025-08-03T22:19:00Z" w16du:dateUtc="2025-08-04T05:19:00Z">
                                <w:r w:rsidRPr="006C1155" w:rsidDel="00890DC3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有外部信号</w:delText>
                                </w:r>
                              </w:del>
                              <w:ins w:id="411" w:author="Martin Ma" w:date="2025-08-03T22:28:00Z" w16du:dateUtc="2025-08-04T05:2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, </w:t>
                                </w:r>
                              </w:ins>
                              <w:del w:id="412" w:author="Martin Ma" w:date="2025-08-03T22:28:00Z" w16du:dateUtc="2025-08-04T05:28:00Z">
                                <w:r w:rsidRPr="006C1155" w:rsidDel="002B0B40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时</w:delText>
                                </w:r>
                              </w:del>
                              <w:del w:id="413" w:author="Martin Ma" w:date="2025-08-03T22:19:00Z" w16du:dateUtc="2025-08-04T05:19:00Z">
                                <w:r w:rsidRPr="006C1155" w:rsidDel="00890DC3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候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Timer</w:t>
                              </w:r>
                              <w:ins w:id="414" w:author="Martin Ma" w:date="2025-08-03T22:27:00Z" w16du:dateUtc="2025-08-04T05:27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_0</w:t>
                                </w:r>
                              </w:ins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也不工作</w:t>
                              </w:r>
                              <w:del w:id="415" w:author="Martin Ma" w:date="2025-08-03T22:18:00Z" w16du:dateUtc="2025-08-04T05:18:00Z">
                                <w:r w:rsidRPr="006C1155" w:rsidDel="00890DC3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)</w:delText>
                                </w:r>
                              </w:del>
                            </w:p>
                          </w:tc>
                        </w:tr>
                        <w:tr w:rsidR="0012288A" w:rsidRPr="00853831" w14:paraId="57AA0BCA" w14:textId="77777777" w:rsidTr="006C1155">
                          <w:trPr>
                            <w:trHeight w:val="278"/>
                          </w:trPr>
                          <w:tc>
                            <w:tcPr>
                              <w:tcW w:w="795" w:type="dxa"/>
                              <w:vAlign w:val="center"/>
                              <w:hideMark/>
                            </w:tcPr>
                            <w:p w14:paraId="34E5C52E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947" w:type="dxa"/>
                              <w:vAlign w:val="center"/>
                              <w:hideMark/>
                            </w:tcPr>
                            <w:p w14:paraId="6DCA41C3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C</w:t>
                              </w:r>
                              <w: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 xml:space="preserve">0 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/</w:t>
                              </w:r>
                              <w: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 xml:space="preserve"> 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T0</w:t>
                              </w:r>
                            </w:p>
                          </w:tc>
                          <w:tc>
                            <w:tcPr>
                              <w:tcW w:w="3923" w:type="dxa"/>
                              <w:vAlign w:val="center"/>
                              <w:hideMark/>
                            </w:tcPr>
                            <w:p w14:paraId="0349BDB2" w14:textId="77777777" w:rsidR="0012288A" w:rsidRPr="006C1155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选择</w:t>
                              </w:r>
                              <w:del w:id="416" w:author="Martin Ma" w:date="2025-08-03T22:11:00Z" w16du:dateUtc="2025-08-04T05:11:00Z">
                                <w:r w:rsidRPr="006C1155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定时器</w:delText>
                                </w:r>
                              </w:del>
                              <w:ins w:id="417" w:author="Martin Ma" w:date="2025-08-03T22:11:00Z" w16du:dateUtc="2025-08-04T05:11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T/C</w:t>
                                </w:r>
                              </w:ins>
                              <w:ins w:id="418" w:author="Martin Ma" w:date="2025-08-03T22:12:00Z" w16du:dateUtc="2025-08-04T05:12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_</w:t>
                                </w:r>
                              </w:ins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0工作模式: 0 = 定时器</w:t>
                              </w:r>
                            </w:p>
                            <w:p w14:paraId="3EFEFFD9" w14:textId="77777777" w:rsidR="0012288A" w:rsidRPr="006C1155" w:rsidRDefault="0012288A" w:rsidP="00983348">
                              <w:pPr>
                                <w:ind w:firstLineChars="1050" w:firstLine="1680"/>
                                <w:jc w:val="left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1 = 计数器(外部脉冲)</w:t>
                              </w:r>
                            </w:p>
                          </w:tc>
                        </w:tr>
                        <w:tr w:rsidR="0012288A" w:rsidRPr="00853831" w14:paraId="37A1A156" w14:textId="77777777" w:rsidTr="006C1155">
                          <w:trPr>
                            <w:trHeight w:val="235"/>
                          </w:trPr>
                          <w:tc>
                            <w:tcPr>
                              <w:tcW w:w="795" w:type="dxa"/>
                              <w:vAlign w:val="center"/>
                              <w:hideMark/>
                            </w:tcPr>
                            <w:p w14:paraId="31931AB4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0-1</w:t>
                              </w:r>
                            </w:p>
                          </w:tc>
                          <w:tc>
                            <w:tcPr>
                              <w:tcW w:w="947" w:type="dxa"/>
                              <w:vAlign w:val="center"/>
                              <w:hideMark/>
                            </w:tcPr>
                            <w:p w14:paraId="73742874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M</w:t>
                              </w:r>
                              <w: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OD0</w:t>
                              </w:r>
                            </w:p>
                          </w:tc>
                          <w:tc>
                            <w:tcPr>
                              <w:tcW w:w="3923" w:type="dxa"/>
                              <w:vAlign w:val="center"/>
                              <w:hideMark/>
                            </w:tcPr>
                            <w:p w14:paraId="4A40EBC4" w14:textId="77777777" w:rsidR="0012288A" w:rsidRPr="006C1155" w:rsidRDefault="0012288A" w:rsidP="00983348">
                              <w:pPr>
                                <w:jc w:val="left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ins w:id="419" w:author="Martin Ma" w:date="2025-08-03T22:12:00Z" w16du:dateUtc="2025-08-04T05:12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T/C_</w:t>
                                </w:r>
                              </w:ins>
                              <w:del w:id="420" w:author="Martin Ma" w:date="2025-08-03T22:12:00Z" w16du:dateUtc="2025-08-04T05:12:00Z">
                                <w:r w:rsidRPr="003B3234" w:rsidDel="00911198"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delText>定时器</w:delText>
                                </w:r>
                              </w:del>
                              <w:ins w:id="421" w:author="Martin Ma" w:date="2025-08-03T22:12:00Z" w16du:dateUtc="2025-08-04T05:12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0</w:t>
                                </w:r>
                              </w:ins>
                              <w:del w:id="422" w:author="Martin Ma" w:date="2025-08-03T22:12:00Z" w16du:dateUtc="2025-08-04T05:12:00Z">
                                <w:r w:rsidRPr="003B3234" w:rsidDel="00911198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1</w:delText>
                                </w:r>
                              </w:del>
                              <w:r w:rsidRPr="003B3234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的工作模式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: 00是13位, 01是16位, 10是8</w:t>
                              </w:r>
                              <w: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位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自动重装, 11是T0分裂成两个8位</w:t>
                              </w:r>
                            </w:p>
                          </w:tc>
                        </w:tr>
                      </w:tbl>
                      <w:p w14:paraId="4EB71FA2" w14:textId="77777777" w:rsidR="0012288A" w:rsidRDefault="0012288A" w:rsidP="0012288A">
                        <w:pPr>
                          <w:jc w:val="left"/>
                          <w:rPr>
                            <w:rFonts w:eastAsiaTheme="minorEastAsia" w:hint="eastAsia"/>
                            <w:szCs w:val="18"/>
                          </w:rPr>
                        </w:pPr>
                      </w:p>
                      <w:p w14:paraId="624556F3" w14:textId="77777777" w:rsidR="0012288A" w:rsidRDefault="0012288A" w:rsidP="0012288A">
                        <w:pPr>
                          <w:jc w:val="left"/>
                          <w:rPr>
                            <w:rFonts w:eastAsiaTheme="minorEastAsia" w:hint="eastAsia"/>
                            <w:szCs w:val="18"/>
                          </w:rPr>
                        </w:pPr>
                        <w:r w:rsidRPr="0014069B">
                          <w:rPr>
                            <w:rFonts w:eastAsiaTheme="minorEastAsia" w:hint="eastAsia"/>
                            <w:szCs w:val="18"/>
                          </w:rPr>
                          <w:t>定时器</w:t>
                        </w:r>
                        <w:r>
                          <w:rPr>
                            <w:rFonts w:eastAsiaTheme="minorEastAsia" w:hint="eastAsia"/>
                            <w:szCs w:val="18"/>
                          </w:rPr>
                          <w:t>是</w:t>
                        </w:r>
                        <w:r w:rsidRPr="0014069B">
                          <w:rPr>
                            <w:rFonts w:eastAsiaTheme="minorEastAsia" w:hint="eastAsia"/>
                            <w:szCs w:val="18"/>
                          </w:rPr>
                          <w:t>内部时钟控制时间延迟</w:t>
                        </w:r>
                        <w:r>
                          <w:rPr>
                            <w:rFonts w:eastAsiaTheme="minorEastAsia" w:hint="eastAsia"/>
                            <w:szCs w:val="18"/>
                          </w:rPr>
                          <w:t xml:space="preserve">, </w:t>
                        </w:r>
                        <w:r w:rsidRPr="0014069B">
                          <w:rPr>
                            <w:rFonts w:eastAsiaTheme="minorEastAsia" w:hint="eastAsia"/>
                            <w:szCs w:val="18"/>
                          </w:rPr>
                          <w:t>定时中断等</w:t>
                        </w:r>
                      </w:p>
                      <w:p w14:paraId="1925A4F6" w14:textId="77777777" w:rsidR="0012288A" w:rsidRDefault="0012288A" w:rsidP="0012288A">
                        <w:pPr>
                          <w:jc w:val="left"/>
                          <w:rPr>
                            <w:ins w:id="423" w:author="Martin Ma" w:date="2025-08-03T21:58:00Z" w16du:dateUtc="2025-08-04T04:58:00Z"/>
                            <w:rFonts w:eastAsiaTheme="minorEastAsia" w:hint="eastAsia"/>
                            <w:szCs w:val="18"/>
                          </w:rPr>
                        </w:pPr>
                        <w:r w:rsidRPr="00443D31">
                          <w:rPr>
                            <w:rFonts w:eastAsiaTheme="minorEastAsia" w:hint="eastAsia"/>
                            <w:szCs w:val="18"/>
                          </w:rPr>
                          <w:t>计数器</w:t>
                        </w:r>
                        <w:r>
                          <w:rPr>
                            <w:rFonts w:eastAsiaTheme="minorEastAsia" w:hint="eastAsia"/>
                            <w:szCs w:val="18"/>
                          </w:rPr>
                          <w:t>是</w:t>
                        </w:r>
                        <w:r w:rsidRPr="00443D31">
                          <w:rPr>
                            <w:rFonts w:eastAsiaTheme="minorEastAsia" w:hint="eastAsia"/>
                            <w:szCs w:val="18"/>
                          </w:rPr>
                          <w:t>统计外部信号脉冲次数的硬件模块。每接收到</w:t>
                        </w:r>
                        <w:ins w:id="424" w:author="Martin Ma" w:date="2025-08-03T22:31:00Z" w16du:dateUtc="2025-08-04T05:31:00Z">
                          <w:r w:rsidRPr="00443D31">
                            <w:rPr>
                              <w:rFonts w:eastAsiaTheme="minorEastAsia" w:hint="eastAsia"/>
                              <w:szCs w:val="18"/>
                            </w:rPr>
                            <w:t>引脚</w:t>
                          </w:r>
                          <w:r>
                            <w:rPr>
                              <w:rFonts w:eastAsiaTheme="minorEastAsia" w:hint="eastAsia"/>
                              <w:szCs w:val="18"/>
                            </w:rPr>
                            <w:t>(</w:t>
                          </w:r>
                          <w:r w:rsidRPr="00443D31">
                            <w:rPr>
                              <w:rFonts w:eastAsiaTheme="minorEastAsia"/>
                              <w:szCs w:val="18"/>
                            </w:rPr>
                            <w:t>P3.4</w:t>
                          </w:r>
                          <w:r>
                            <w:rPr>
                              <w:rFonts w:eastAsiaTheme="minorEastAsia" w:hint="eastAsia"/>
                              <w:szCs w:val="18"/>
                            </w:rPr>
                            <w:t>)</w:t>
                          </w:r>
                          <w:r w:rsidRPr="00443D31">
                            <w:rPr>
                              <w:rFonts w:eastAsiaTheme="minorEastAsia" w:hint="eastAsia"/>
                              <w:szCs w:val="18"/>
                            </w:rPr>
                            <w:t>的</w:t>
                          </w:r>
                        </w:ins>
                        <w:r w:rsidRPr="00443D31">
                          <w:rPr>
                            <w:rFonts w:eastAsiaTheme="minorEastAsia" w:hint="eastAsia"/>
                            <w:szCs w:val="18"/>
                          </w:rPr>
                          <w:t>一个</w:t>
                        </w:r>
                        <w:del w:id="425" w:author="Martin Ma" w:date="2025-08-03T22:31:00Z" w16du:dateUtc="2025-08-04T05:31:00Z">
                          <w:r w:rsidRPr="00443D31" w:rsidDel="00340E1E">
                            <w:rPr>
                              <w:rFonts w:eastAsiaTheme="minorEastAsia"/>
                              <w:szCs w:val="18"/>
                            </w:rPr>
                            <w:delText>P3.4</w:delText>
                          </w:r>
                          <w:r w:rsidRPr="00443D31" w:rsidDel="00340E1E">
                            <w:rPr>
                              <w:rFonts w:eastAsiaTheme="minorEastAsia" w:hint="eastAsia"/>
                              <w:szCs w:val="18"/>
                            </w:rPr>
                            <w:delText>引脚的</w:delText>
                          </w:r>
                        </w:del>
                        <w:r w:rsidRPr="00443D31">
                          <w:rPr>
                            <w:rFonts w:eastAsiaTheme="minorEastAsia" w:hint="eastAsia"/>
                            <w:szCs w:val="18"/>
                          </w:rPr>
                          <w:t>负脉冲信号</w:t>
                        </w:r>
                        <w:r w:rsidRPr="00443D31">
                          <w:rPr>
                            <w:rFonts w:eastAsiaTheme="minorEastAsia"/>
                            <w:szCs w:val="18"/>
                          </w:rPr>
                          <w:t>TH0</w:t>
                        </w:r>
                        <w:r>
                          <w:rPr>
                            <w:rFonts w:eastAsiaTheme="minorEastAsia" w:hint="eastAsia"/>
                            <w:szCs w:val="18"/>
                          </w:rPr>
                          <w:t xml:space="preserve"> </w:t>
                        </w:r>
                        <w:r w:rsidRPr="00443D31">
                          <w:rPr>
                            <w:rFonts w:eastAsiaTheme="minorEastAsia"/>
                            <w:szCs w:val="18"/>
                          </w:rPr>
                          <w:t>:</w:t>
                        </w:r>
                        <w:r>
                          <w:rPr>
                            <w:rFonts w:eastAsiaTheme="minorEastAsia" w:hint="eastAsia"/>
                            <w:szCs w:val="18"/>
                          </w:rPr>
                          <w:t xml:space="preserve"> </w:t>
                        </w:r>
                        <w:r w:rsidRPr="00443D31">
                          <w:rPr>
                            <w:rFonts w:eastAsiaTheme="minorEastAsia"/>
                            <w:szCs w:val="18"/>
                          </w:rPr>
                          <w:t>TL0</w:t>
                        </w:r>
                        <w:ins w:id="426" w:author="Martin Ma" w:date="2025-08-03T22:31:00Z" w16du:dateUtc="2025-08-04T05:31:00Z">
                          <w:r>
                            <w:rPr>
                              <w:rFonts w:eastAsiaTheme="minorEastAsia" w:hint="eastAsia"/>
                              <w:szCs w:val="18"/>
                            </w:rPr>
                            <w:t>就会 +</w:t>
                          </w:r>
                        </w:ins>
                        <w:del w:id="427" w:author="Martin Ma" w:date="2025-08-03T22:31:00Z" w16du:dateUtc="2025-08-04T05:31:00Z">
                          <w:r w:rsidRPr="00443D31" w:rsidDel="00340E1E">
                            <w:rPr>
                              <w:rFonts w:eastAsiaTheme="minorEastAsia" w:hint="eastAsia"/>
                              <w:szCs w:val="18"/>
                            </w:rPr>
                            <w:delText>加</w:delText>
                          </w:r>
                        </w:del>
                        <w:r w:rsidRPr="00443D31">
                          <w:rPr>
                            <w:rFonts w:eastAsiaTheme="minorEastAsia"/>
                            <w:szCs w:val="18"/>
                          </w:rPr>
                          <w:t>1</w:t>
                        </w:r>
                        <w:r w:rsidRPr="00443D31">
                          <w:rPr>
                            <w:rFonts w:eastAsiaTheme="minorEastAsia" w:hint="eastAsia"/>
                            <w:szCs w:val="18"/>
                          </w:rPr>
                          <w:t>直到溢出为止</w:t>
                        </w:r>
                        <w:ins w:id="428" w:author="Martin Ma" w:date="2025-08-03T22:31:00Z" w16du:dateUtc="2025-08-04T05:31:00Z">
                          <w:r>
                            <w:rPr>
                              <w:rFonts w:eastAsiaTheme="minorEastAsia" w:hint="eastAsia"/>
                              <w:szCs w:val="18"/>
                            </w:rPr>
                            <w:t>。</w:t>
                          </w:r>
                        </w:ins>
                      </w:p>
                      <w:p w14:paraId="54362E6F" w14:textId="77777777" w:rsidR="0012288A" w:rsidRPr="00340E1E" w:rsidRDefault="0012288A" w:rsidP="0012288A">
                        <w:pPr>
                          <w:jc w:val="left"/>
                          <w:rPr>
                            <w:ins w:id="429" w:author="Martin Ma" w:date="2025-08-03T21:58:00Z" w16du:dateUtc="2025-08-04T04:58:00Z"/>
                            <w:rFonts w:eastAsiaTheme="minorEastAsia" w:hint="eastAsia"/>
                            <w:szCs w:val="18"/>
                          </w:rPr>
                        </w:pPr>
                      </w:p>
                      <w:p w14:paraId="3DA03396" w14:textId="77777777" w:rsidR="0012288A" w:rsidRDefault="0012288A">
                        <w:pPr>
                          <w:pStyle w:val="af2"/>
                          <w:spacing w:line="276" w:lineRule="auto"/>
                          <w:rPr>
                            <w:ins w:id="430" w:author="Martin Ma" w:date="2025-08-03T21:58:00Z" w16du:dateUtc="2025-08-04T04:58:00Z"/>
                            <w:rFonts w:eastAsiaTheme="minorEastAsia" w:hint="eastAsia"/>
                          </w:rPr>
                          <w:pPrChange w:id="431" w:author="Martin Ma" w:date="2025-08-03T22:01:00Z" w16du:dateUtc="2025-08-04T05:01:00Z">
                            <w:pPr>
                              <w:spacing w:line="360" w:lineRule="auto"/>
                              <w:ind w:left="90" w:firstLine="420"/>
                            </w:pPr>
                          </w:pPrChange>
                        </w:pPr>
                        <w:ins w:id="432" w:author="Martin Ma" w:date="2025-08-03T21:58:00Z" w16du:dateUtc="2025-08-04T04:58:00Z">
                          <w:r w:rsidRPr="00DA4E53">
                            <w:rPr>
                              <w:rFonts w:eastAsiaTheme="minorEastAsia"/>
                            </w:rPr>
                            <w:t>定时器的溢出与TFx=0或1没关系, TFx只是一个标记主要用于逻辑查询和中断</w:t>
                          </w:r>
                        </w:ins>
                        <w:ins w:id="433" w:author="Martin Ma" w:date="2025-08-03T22:32:00Z" w16du:dateUtc="2025-08-04T05:32:00Z">
                          <w:r>
                            <w:rPr>
                              <w:rFonts w:eastAsiaTheme="minorEastAsia" w:hint="eastAsia"/>
                            </w:rPr>
                            <w:t>。</w:t>
                          </w:r>
                        </w:ins>
                      </w:p>
                      <w:p w14:paraId="45E7E479" w14:textId="77777777" w:rsidR="0012288A" w:rsidRPr="00E216F2" w:rsidRDefault="0012288A" w:rsidP="0012288A">
                        <w:pPr>
                          <w:pStyle w:val="af2"/>
                          <w:rPr>
                            <w:ins w:id="434" w:author="Martin Ma" w:date="2025-08-03T22:04:00Z" w16du:dateUtc="2025-08-04T05:04:00Z"/>
                            <w:rFonts w:eastAsiaTheme="minorEastAsia" w:hint="eastAsia"/>
                            <w:color w:val="4EA72E" w:themeColor="accent6"/>
                            <w:rPrChange w:id="435" w:author="Martin Ma" w:date="2025-08-03T22:22:00Z" w16du:dateUtc="2025-08-04T05:22:00Z">
                              <w:rPr>
                                <w:ins w:id="436" w:author="Martin Ma" w:date="2025-08-03T22:04:00Z" w16du:dateUtc="2025-08-04T05:04:00Z"/>
                                <w:rFonts w:eastAsiaTheme="minorEastAsia" w:hint="eastAsia"/>
                              </w:rPr>
                            </w:rPrChange>
                          </w:rPr>
                        </w:pPr>
                        <w:ins w:id="437" w:author="Martin Ma" w:date="2025-08-03T21:58:00Z" w16du:dateUtc="2025-08-04T04:58:00Z">
                          <w:r w:rsidRPr="00E216F2">
                            <w:rPr>
                              <w:rFonts w:eastAsiaTheme="minorEastAsia" w:hint="eastAsia"/>
                              <w:b/>
                              <w:bCs/>
                              <w:color w:val="4EA72E" w:themeColor="accent6"/>
                              <w:rPrChange w:id="438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Tip</w:t>
                          </w:r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39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 xml:space="preserve">: </w:t>
                          </w:r>
                        </w:ins>
                        <w:ins w:id="440" w:author="Martin Ma" w:date="2025-08-03T22:04:00Z" w16du:dateUtc="2025-08-04T05:04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41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 xml:space="preserve">(1) </w:t>
                          </w:r>
                        </w:ins>
                        <w:ins w:id="442" w:author="Martin Ma" w:date="2025-08-03T22:10:00Z" w16du:dateUtc="2025-08-04T05:10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43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T/C</w:t>
                          </w:r>
                        </w:ins>
                        <w:ins w:id="444" w:author="Martin Ma" w:date="2025-08-03T21:58:00Z" w16du:dateUtc="2025-08-04T04:58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45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里的8位自动重载: THx提供初始值, TLx进行计算 (溢出时0xFF, 则使用</w:t>
                          </w:r>
                        </w:ins>
                      </w:p>
                      <w:p w14:paraId="6C34CDC5" w14:textId="77777777" w:rsidR="0012288A" w:rsidRPr="00E216F2" w:rsidRDefault="0012288A">
                        <w:pPr>
                          <w:pStyle w:val="af2"/>
                          <w:ind w:firstLineChars="350" w:firstLine="560"/>
                          <w:rPr>
                            <w:ins w:id="446" w:author="Martin Ma" w:date="2025-08-03T22:02:00Z" w16du:dateUtc="2025-08-04T05:02:00Z"/>
                            <w:rFonts w:eastAsiaTheme="minorEastAsia" w:hint="eastAsia"/>
                            <w:color w:val="4EA72E" w:themeColor="accent6"/>
                            <w:rPrChange w:id="447" w:author="Martin Ma" w:date="2025-08-03T22:22:00Z" w16du:dateUtc="2025-08-04T05:22:00Z">
                              <w:rPr>
                                <w:ins w:id="448" w:author="Martin Ma" w:date="2025-08-03T22:02:00Z" w16du:dateUtc="2025-08-04T05:02:00Z"/>
                                <w:rFonts w:eastAsiaTheme="minorEastAsia" w:hint="eastAsia"/>
                              </w:rPr>
                            </w:rPrChange>
                          </w:rPr>
                          <w:pPrChange w:id="449" w:author="Martin Ma" w:date="2025-08-03T22:04:00Z" w16du:dateUtc="2025-08-04T05:04:00Z">
                            <w:pPr>
                              <w:pStyle w:val="af2"/>
                            </w:pPr>
                          </w:pPrChange>
                        </w:pPr>
                        <w:ins w:id="450" w:author="Martin Ma" w:date="2025-08-03T21:58:00Z" w16du:dateUtc="2025-08-04T04:58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51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THx的值</w:t>
                          </w:r>
                        </w:ins>
                        <w:ins w:id="452" w:author="Martin Ma" w:date="2025-08-03T22:11:00Z" w16du:dateUtc="2025-08-04T05:11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53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。通常</w:t>
                          </w:r>
                        </w:ins>
                        <w:ins w:id="454" w:author="Martin Ma" w:date="2025-08-03T21:58:00Z" w16du:dateUtc="2025-08-04T04:58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55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用于固定周期中断</w:t>
                          </w:r>
                        </w:ins>
                        <w:ins w:id="456" w:author="Martin Ma" w:date="2025-08-03T22:21:00Z" w16du:dateUtc="2025-08-04T05:21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57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, 如设置波特率</w:t>
                          </w:r>
                        </w:ins>
                        <w:ins w:id="458" w:author="Martin Ma" w:date="2025-08-03T22:11:00Z" w16du:dateUtc="2025-08-04T05:11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59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)</w:t>
                          </w:r>
                        </w:ins>
                        <w:ins w:id="460" w:author="Martin Ma" w:date="2025-08-03T21:58:00Z" w16du:dateUtc="2025-08-04T04:58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61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。</w:t>
                          </w:r>
                        </w:ins>
                      </w:p>
                      <w:p w14:paraId="40C6FA46" w14:textId="77777777" w:rsidR="0012288A" w:rsidRPr="00E216F2" w:rsidRDefault="0012288A" w:rsidP="0012288A">
                        <w:pPr>
                          <w:pStyle w:val="af2"/>
                          <w:ind w:firstLineChars="200" w:firstLine="320"/>
                          <w:rPr>
                            <w:ins w:id="462" w:author="Martin Ma" w:date="2025-08-03T22:06:00Z" w16du:dateUtc="2025-08-04T05:06:00Z"/>
                            <w:rFonts w:eastAsiaTheme="minorEastAsia" w:hint="eastAsia"/>
                            <w:color w:val="4EA72E" w:themeColor="accent6"/>
                            <w:rPrChange w:id="463" w:author="Martin Ma" w:date="2025-08-03T22:22:00Z" w16du:dateUtc="2025-08-04T05:22:00Z">
                              <w:rPr>
                                <w:ins w:id="464" w:author="Martin Ma" w:date="2025-08-03T22:06:00Z" w16du:dateUtc="2025-08-04T05:06:00Z"/>
                                <w:rFonts w:eastAsiaTheme="minorEastAsia" w:hint="eastAsia"/>
                              </w:rPr>
                            </w:rPrChange>
                          </w:rPr>
                        </w:pPr>
                        <w:ins w:id="465" w:author="Martin Ma" w:date="2025-08-03T22:05:00Z" w16du:dateUtc="2025-08-04T05:05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66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 xml:space="preserve">(2) </w:t>
                          </w:r>
                        </w:ins>
                        <w:ins w:id="467" w:author="Martin Ma" w:date="2025-08-03T22:11:00Z" w16du:dateUtc="2025-08-04T05:11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68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T/C</w:t>
                          </w:r>
                        </w:ins>
                        <w:ins w:id="469" w:author="Martin Ma" w:date="2025-08-03T22:02:00Z" w16du:dateUtc="2025-08-04T05:02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70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 xml:space="preserve">分裂成两个: </w:t>
                          </w:r>
                        </w:ins>
                        <w:ins w:id="471" w:author="Martin Ma" w:date="2025-08-03T22:03:00Z" w16du:dateUtc="2025-08-04T05:03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72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TLx和THx分别控制一个, 但此时只是T0控制, T1</w:t>
                          </w:r>
                        </w:ins>
                        <w:ins w:id="473" w:author="Martin Ma" w:date="2025-08-03T22:04:00Z" w16du:dateUtc="2025-08-04T05:04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74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失去功能</w:t>
                          </w:r>
                        </w:ins>
                      </w:p>
                      <w:p w14:paraId="2C7C2513" w14:textId="77777777" w:rsidR="0012288A" w:rsidRPr="00E216F2" w:rsidRDefault="0012288A">
                        <w:pPr>
                          <w:pStyle w:val="af2"/>
                          <w:ind w:firstLineChars="350" w:firstLine="560"/>
                          <w:rPr>
                            <w:ins w:id="475" w:author="Martin Ma" w:date="2025-08-03T21:58:00Z" w16du:dateUtc="2025-08-04T04:58:00Z"/>
                            <w:rFonts w:eastAsiaTheme="minorEastAsia" w:hint="eastAsia"/>
                            <w:color w:val="4EA72E" w:themeColor="accent6"/>
                            <w:rPrChange w:id="476" w:author="Martin Ma" w:date="2025-08-03T22:22:00Z" w16du:dateUtc="2025-08-04T05:22:00Z">
                              <w:rPr>
                                <w:ins w:id="477" w:author="Martin Ma" w:date="2025-08-03T21:58:00Z" w16du:dateUtc="2025-08-04T04:58:00Z"/>
                                <w:rFonts w:eastAsiaTheme="minorEastAsia" w:hint="eastAsia"/>
                              </w:rPr>
                            </w:rPrChange>
                          </w:rPr>
                          <w:pPrChange w:id="478" w:author="Martin Ma" w:date="2025-08-03T22:06:00Z" w16du:dateUtc="2025-08-04T05:06:00Z">
                            <w:pPr>
                              <w:pStyle w:val="af2"/>
                              <w:ind w:left="420" w:firstLineChars="250" w:firstLine="400"/>
                            </w:pPr>
                          </w:pPrChange>
                        </w:pPr>
                        <w:ins w:id="479" w:author="Martin Ma" w:date="2025-08-03T22:05:00Z" w16du:dateUtc="2025-08-04T05:05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80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被禁止</w:t>
                          </w:r>
                        </w:ins>
                        <w:ins w:id="481" w:author="Martin Ma" w:date="2025-08-03T22:07:00Z" w16du:dateUtc="2025-08-04T05:07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82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。</w:t>
                          </w:r>
                        </w:ins>
                        <w:ins w:id="483" w:author="Martin Ma" w:date="2025-08-03T22:05:00Z" w16du:dateUtc="2025-08-04T05:05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84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此时THx控制的</w:t>
                          </w:r>
                        </w:ins>
                        <w:ins w:id="485" w:author="Martin Ma" w:date="2025-08-03T22:11:00Z" w16du:dateUtc="2025-08-04T05:11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86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T/C</w:t>
                          </w:r>
                        </w:ins>
                        <w:ins w:id="487" w:author="Martin Ma" w:date="2025-08-03T22:06:00Z" w16du:dateUtc="2025-08-04T05:06:00Z">
                          <w:r w:rsidRPr="00E216F2">
                            <w:rPr>
                              <w:rFonts w:eastAsiaTheme="minorEastAsia" w:hint="eastAsia"/>
                              <w:color w:val="4EA72E" w:themeColor="accent6"/>
                              <w:rPrChange w:id="488" w:author="Martin Ma" w:date="2025-08-03T22:22:00Z" w16du:dateUtc="2025-08-04T05:22:00Z">
                                <w:rPr>
                                  <w:rFonts w:eastAsiaTheme="minorEastAsia" w:hint="eastAsia"/>
                                </w:rPr>
                              </w:rPrChange>
                            </w:rPr>
                            <w:t>没有中断功能只是一个辅助作用</w:t>
                          </w:r>
                        </w:ins>
                        <w:ins w:id="489" w:author="Martin Ma" w:date="2025-08-03T22:31:00Z" w16du:dateUtc="2025-08-04T05:31:00Z">
                          <w:r>
                            <w:rPr>
                              <w:rFonts w:eastAsiaTheme="minorEastAsia" w:hint="eastAsia"/>
                              <w:color w:val="4EA72E" w:themeColor="accent6"/>
                            </w:rPr>
                            <w:t>。</w:t>
                          </w:r>
                        </w:ins>
                      </w:p>
                      <w:p w14:paraId="31A714FB" w14:textId="77777777" w:rsidR="0012288A" w:rsidRPr="00FF7316" w:rsidRDefault="0012288A" w:rsidP="0012288A">
                        <w:pPr>
                          <w:jc w:val="left"/>
                          <w:rPr>
                            <w:rFonts w:eastAsiaTheme="minorEastAsia" w:hint="eastAsia"/>
                            <w:szCs w:val="18"/>
                          </w:rPr>
                        </w:pPr>
                      </w:p>
                      <w:p w14:paraId="71DCBB2B" w14:textId="77777777" w:rsidR="0012288A" w:rsidRPr="00CA1741" w:rsidRDefault="0012288A" w:rsidP="0012288A">
                        <w:pPr>
                          <w:jc w:val="left"/>
                        </w:pPr>
                      </w:p>
                    </w:txbxContent>
                  </v:textbox>
                </v:shape>
              </w:pict>
            </mc:Fallback>
          </mc:AlternateConten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49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ab/>
          <w:delText xml:space="preserve"> </w:delText>
        </w:r>
      </w:del>
    </w:p>
    <w:p w14:paraId="62553424" w14:textId="073B4FF7" w:rsidR="0012288A" w:rsidRPr="00220F8F" w:rsidDel="009A6624" w:rsidRDefault="0012288A" w:rsidP="00220F8F">
      <w:pPr>
        <w:ind w:firstLineChars="1100" w:firstLine="1760"/>
        <w:rPr>
          <w:del w:id="49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492" w:author="Martin Ma" w:date="2025-10-25T16:49:00Z" w16du:dateUtc="2025-10-25T23:49:00Z">
            <w:rPr>
              <w:del w:id="493" w:author="Martin Ma" w:date="2025-10-25T16:33:00Z" w16du:dateUtc="2025-10-25T23:33:00Z"/>
              <w:rFonts w:eastAsiaTheme="minorEastAsia"/>
              <w:szCs w:val="16"/>
            </w:rPr>
          </w:rPrChange>
        </w:rPr>
        <w:pPrChange w:id="494" w:author="Martin Ma" w:date="2025-10-25T16:50:00Z" w16du:dateUtc="2025-10-25T23:50:00Z">
          <w:pPr/>
        </w:pPrChange>
      </w:pPr>
    </w:p>
    <w:p w14:paraId="79BE2683" w14:textId="09777DB1" w:rsidR="0012288A" w:rsidRPr="00220F8F" w:rsidDel="009A6624" w:rsidRDefault="0012288A" w:rsidP="00220F8F">
      <w:pPr>
        <w:ind w:firstLineChars="1100" w:firstLine="1760"/>
        <w:rPr>
          <w:del w:id="49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496" w:author="Martin Ma" w:date="2025-10-25T16:49:00Z" w16du:dateUtc="2025-10-25T23:49:00Z">
            <w:rPr>
              <w:del w:id="497" w:author="Martin Ma" w:date="2025-10-25T16:33:00Z" w16du:dateUtc="2025-10-25T23:33:00Z"/>
              <w:rFonts w:eastAsiaTheme="minorEastAsia"/>
              <w:szCs w:val="16"/>
            </w:rPr>
          </w:rPrChange>
        </w:rPr>
        <w:pPrChange w:id="498" w:author="Martin Ma" w:date="2025-10-25T16:50:00Z" w16du:dateUtc="2025-10-25T23:50:00Z">
          <w:pPr/>
        </w:pPrChange>
      </w:pPr>
    </w:p>
    <w:p w14:paraId="0ED85CD7" w14:textId="481DA34D" w:rsidR="0012288A" w:rsidRPr="00220F8F" w:rsidDel="009A6624" w:rsidRDefault="0012288A" w:rsidP="00220F8F">
      <w:pPr>
        <w:ind w:firstLineChars="1100" w:firstLine="1760"/>
        <w:rPr>
          <w:del w:id="49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00" w:author="Martin Ma" w:date="2025-10-25T16:49:00Z" w16du:dateUtc="2025-10-25T23:49:00Z">
            <w:rPr>
              <w:del w:id="501" w:author="Martin Ma" w:date="2025-10-25T16:33:00Z" w16du:dateUtc="2025-10-25T23:33:00Z"/>
              <w:rFonts w:eastAsiaTheme="minorEastAsia"/>
              <w:szCs w:val="16"/>
            </w:rPr>
          </w:rPrChange>
        </w:rPr>
        <w:pPrChange w:id="502" w:author="Martin Ma" w:date="2025-10-25T16:50:00Z" w16du:dateUtc="2025-10-25T23:50:00Z">
          <w:pPr/>
        </w:pPrChange>
      </w:pPr>
    </w:p>
    <w:p w14:paraId="1D6E514A" w14:textId="340E9D10" w:rsidR="0012288A" w:rsidRPr="00220F8F" w:rsidDel="009A6624" w:rsidRDefault="0012288A" w:rsidP="00220F8F">
      <w:pPr>
        <w:ind w:firstLineChars="1100" w:firstLine="1760"/>
        <w:rPr>
          <w:del w:id="50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04" w:author="Martin Ma" w:date="2025-10-25T16:49:00Z" w16du:dateUtc="2025-10-25T23:49:00Z">
            <w:rPr>
              <w:del w:id="505" w:author="Martin Ma" w:date="2025-10-25T16:33:00Z" w16du:dateUtc="2025-10-25T23:33:00Z"/>
              <w:rFonts w:eastAsiaTheme="minorEastAsia"/>
              <w:szCs w:val="16"/>
            </w:rPr>
          </w:rPrChange>
        </w:rPr>
        <w:pPrChange w:id="506" w:author="Martin Ma" w:date="2025-10-25T16:50:00Z" w16du:dateUtc="2025-10-25T23:50:00Z">
          <w:pPr/>
        </w:pPrChange>
      </w:pPr>
    </w:p>
    <w:p w14:paraId="2C314BAA" w14:textId="2FAC2B5B" w:rsidR="0012288A" w:rsidRPr="00220F8F" w:rsidDel="009A6624" w:rsidRDefault="0012288A" w:rsidP="00220F8F">
      <w:pPr>
        <w:ind w:firstLineChars="1100" w:firstLine="1760"/>
        <w:rPr>
          <w:del w:id="50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08" w:author="Martin Ma" w:date="2025-10-25T16:49:00Z" w16du:dateUtc="2025-10-25T23:49:00Z">
            <w:rPr>
              <w:del w:id="509" w:author="Martin Ma" w:date="2025-10-25T16:33:00Z" w16du:dateUtc="2025-10-25T23:33:00Z"/>
              <w:rFonts w:eastAsiaTheme="minorEastAsia"/>
              <w:szCs w:val="16"/>
            </w:rPr>
          </w:rPrChange>
        </w:rPr>
        <w:pPrChange w:id="510" w:author="Martin Ma" w:date="2025-10-25T16:50:00Z" w16du:dateUtc="2025-10-25T23:50:00Z">
          <w:pPr/>
        </w:pPrChange>
      </w:pPr>
    </w:p>
    <w:p w14:paraId="7A30930B" w14:textId="7B0812E7" w:rsidR="0012288A" w:rsidRPr="00220F8F" w:rsidDel="009A6624" w:rsidRDefault="0012288A" w:rsidP="00220F8F">
      <w:pPr>
        <w:ind w:firstLineChars="1100" w:firstLine="1760"/>
        <w:rPr>
          <w:del w:id="51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12" w:author="Martin Ma" w:date="2025-10-25T16:49:00Z" w16du:dateUtc="2025-10-25T23:49:00Z">
            <w:rPr>
              <w:del w:id="513" w:author="Martin Ma" w:date="2025-10-25T16:33:00Z" w16du:dateUtc="2025-10-25T23:33:00Z"/>
              <w:rFonts w:eastAsiaTheme="minorEastAsia"/>
              <w:szCs w:val="16"/>
            </w:rPr>
          </w:rPrChange>
        </w:rPr>
        <w:pPrChange w:id="514" w:author="Martin Ma" w:date="2025-10-25T16:50:00Z" w16du:dateUtc="2025-10-25T23:50:00Z">
          <w:pPr/>
        </w:pPrChange>
      </w:pPr>
    </w:p>
    <w:p w14:paraId="3486087B" w14:textId="7FCA27BE" w:rsidR="0012288A" w:rsidRPr="00220F8F" w:rsidDel="009A6624" w:rsidRDefault="0012288A" w:rsidP="00220F8F">
      <w:pPr>
        <w:ind w:firstLineChars="1100" w:firstLine="1760"/>
        <w:rPr>
          <w:del w:id="51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16" w:author="Martin Ma" w:date="2025-10-25T16:49:00Z" w16du:dateUtc="2025-10-25T23:49:00Z">
            <w:rPr>
              <w:del w:id="517" w:author="Martin Ma" w:date="2025-10-25T16:33:00Z" w16du:dateUtc="2025-10-25T23:33:00Z"/>
              <w:rFonts w:eastAsiaTheme="minorEastAsia"/>
              <w:szCs w:val="16"/>
            </w:rPr>
          </w:rPrChange>
        </w:rPr>
        <w:pPrChange w:id="518" w:author="Martin Ma" w:date="2025-10-25T16:50:00Z" w16du:dateUtc="2025-10-25T23:50:00Z">
          <w:pPr/>
        </w:pPrChange>
      </w:pPr>
    </w:p>
    <w:p w14:paraId="1500175A" w14:textId="09639FBC" w:rsidR="0012288A" w:rsidRPr="00220F8F" w:rsidDel="009A6624" w:rsidRDefault="0012288A" w:rsidP="00220F8F">
      <w:pPr>
        <w:ind w:firstLineChars="1100" w:firstLine="1760"/>
        <w:rPr>
          <w:del w:id="51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20" w:author="Martin Ma" w:date="2025-10-25T16:49:00Z" w16du:dateUtc="2025-10-25T23:49:00Z">
            <w:rPr>
              <w:del w:id="521" w:author="Martin Ma" w:date="2025-10-25T16:33:00Z" w16du:dateUtc="2025-10-25T23:33:00Z"/>
              <w:rFonts w:eastAsiaTheme="minorEastAsia"/>
              <w:szCs w:val="16"/>
            </w:rPr>
          </w:rPrChange>
        </w:rPr>
        <w:pPrChange w:id="522" w:author="Martin Ma" w:date="2025-10-25T16:50:00Z" w16du:dateUtc="2025-10-25T23:50:00Z">
          <w:pPr/>
        </w:pPrChange>
      </w:pPr>
    </w:p>
    <w:p w14:paraId="3F8C81CE" w14:textId="4DF39E93" w:rsidR="0012288A" w:rsidRPr="00220F8F" w:rsidDel="009A6624" w:rsidRDefault="0012288A" w:rsidP="00220F8F">
      <w:pPr>
        <w:ind w:firstLineChars="1100" w:firstLine="1760"/>
        <w:rPr>
          <w:del w:id="52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24" w:author="Martin Ma" w:date="2025-10-25T16:49:00Z" w16du:dateUtc="2025-10-25T23:49:00Z">
            <w:rPr>
              <w:del w:id="525" w:author="Martin Ma" w:date="2025-10-25T16:33:00Z" w16du:dateUtc="2025-10-25T23:33:00Z"/>
              <w:rFonts w:eastAsiaTheme="minorEastAsia"/>
              <w:szCs w:val="16"/>
            </w:rPr>
          </w:rPrChange>
        </w:rPr>
        <w:pPrChange w:id="526" w:author="Martin Ma" w:date="2025-10-25T16:50:00Z" w16du:dateUtc="2025-10-25T23:50:00Z">
          <w:pPr/>
        </w:pPrChange>
      </w:pPr>
    </w:p>
    <w:p w14:paraId="0C5C98D3" w14:textId="16175ED9" w:rsidR="0012288A" w:rsidRPr="00220F8F" w:rsidDel="009A6624" w:rsidRDefault="0012288A" w:rsidP="00220F8F">
      <w:pPr>
        <w:ind w:firstLineChars="1100" w:firstLine="1760"/>
        <w:rPr>
          <w:del w:id="52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28" w:author="Martin Ma" w:date="2025-10-25T16:49:00Z" w16du:dateUtc="2025-10-25T23:49:00Z">
            <w:rPr>
              <w:del w:id="529" w:author="Martin Ma" w:date="2025-10-25T16:33:00Z" w16du:dateUtc="2025-10-25T23:33:00Z"/>
              <w:rFonts w:eastAsiaTheme="minorEastAsia"/>
              <w:szCs w:val="16"/>
            </w:rPr>
          </w:rPrChange>
        </w:rPr>
        <w:pPrChange w:id="530" w:author="Martin Ma" w:date="2025-10-25T16:50:00Z" w16du:dateUtc="2025-10-25T23:50:00Z">
          <w:pPr/>
        </w:pPrChange>
      </w:pPr>
    </w:p>
    <w:p w14:paraId="575F9A16" w14:textId="199E5E76" w:rsidR="0012288A" w:rsidRPr="00220F8F" w:rsidDel="009A6624" w:rsidRDefault="0012288A" w:rsidP="00220F8F">
      <w:pPr>
        <w:ind w:firstLineChars="1100" w:firstLine="1760"/>
        <w:rPr>
          <w:del w:id="53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32" w:author="Martin Ma" w:date="2025-10-25T16:49:00Z" w16du:dateUtc="2025-10-25T23:49:00Z">
            <w:rPr>
              <w:del w:id="533" w:author="Martin Ma" w:date="2025-10-25T16:33:00Z" w16du:dateUtc="2025-10-25T23:33:00Z"/>
              <w:rFonts w:eastAsiaTheme="minorEastAsia"/>
              <w:szCs w:val="16"/>
            </w:rPr>
          </w:rPrChange>
        </w:rPr>
        <w:pPrChange w:id="534" w:author="Martin Ma" w:date="2025-10-25T16:50:00Z" w16du:dateUtc="2025-10-25T23:50:00Z">
          <w:pPr/>
        </w:pPrChange>
      </w:pPr>
    </w:p>
    <w:p w14:paraId="09A72A1E" w14:textId="6B9A8E1C" w:rsidR="0012288A" w:rsidRPr="00220F8F" w:rsidDel="009A6624" w:rsidRDefault="0012288A" w:rsidP="00220F8F">
      <w:pPr>
        <w:ind w:firstLineChars="1100" w:firstLine="1760"/>
        <w:rPr>
          <w:del w:id="53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36" w:author="Martin Ma" w:date="2025-10-25T16:49:00Z" w16du:dateUtc="2025-10-25T23:49:00Z">
            <w:rPr>
              <w:del w:id="537" w:author="Martin Ma" w:date="2025-10-25T16:33:00Z" w16du:dateUtc="2025-10-25T23:33:00Z"/>
              <w:rFonts w:eastAsiaTheme="minorEastAsia"/>
              <w:szCs w:val="16"/>
            </w:rPr>
          </w:rPrChange>
        </w:rPr>
        <w:pPrChange w:id="538" w:author="Martin Ma" w:date="2025-10-25T16:50:00Z" w16du:dateUtc="2025-10-25T23:50:00Z">
          <w:pPr/>
        </w:pPrChange>
      </w:pPr>
    </w:p>
    <w:p w14:paraId="6D07787E" w14:textId="234ABFAF" w:rsidR="0012288A" w:rsidRPr="00220F8F" w:rsidDel="009A6624" w:rsidRDefault="0012288A" w:rsidP="00220F8F">
      <w:pPr>
        <w:ind w:firstLineChars="1100" w:firstLine="1760"/>
        <w:rPr>
          <w:del w:id="53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40" w:author="Martin Ma" w:date="2025-10-25T16:49:00Z" w16du:dateUtc="2025-10-25T23:49:00Z">
            <w:rPr>
              <w:del w:id="541" w:author="Martin Ma" w:date="2025-10-25T16:33:00Z" w16du:dateUtc="2025-10-25T23:33:00Z"/>
              <w:rFonts w:eastAsiaTheme="minorEastAsia"/>
              <w:szCs w:val="16"/>
            </w:rPr>
          </w:rPrChange>
        </w:rPr>
        <w:pPrChange w:id="542" w:author="Martin Ma" w:date="2025-10-25T16:50:00Z" w16du:dateUtc="2025-10-25T23:50:00Z">
          <w:pPr/>
        </w:pPrChange>
      </w:pPr>
    </w:p>
    <w:p w14:paraId="52A6716F" w14:textId="05A86BA1" w:rsidR="0012288A" w:rsidRPr="00220F8F" w:rsidDel="009A6624" w:rsidRDefault="0012288A" w:rsidP="00220F8F">
      <w:pPr>
        <w:ind w:firstLineChars="1100" w:firstLine="1760"/>
        <w:rPr>
          <w:del w:id="54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44" w:author="Martin Ma" w:date="2025-10-25T16:49:00Z" w16du:dateUtc="2025-10-25T23:49:00Z">
            <w:rPr>
              <w:del w:id="545" w:author="Martin Ma" w:date="2025-10-25T16:33:00Z" w16du:dateUtc="2025-10-25T23:33:00Z"/>
              <w:rFonts w:eastAsiaTheme="minorEastAsia"/>
              <w:szCs w:val="16"/>
            </w:rPr>
          </w:rPrChange>
        </w:rPr>
        <w:pPrChange w:id="546" w:author="Martin Ma" w:date="2025-10-25T16:50:00Z" w16du:dateUtc="2025-10-25T23:50:00Z">
          <w:pPr/>
        </w:pPrChange>
      </w:pPr>
    </w:p>
    <w:p w14:paraId="565A8C4F" w14:textId="2935A4CE" w:rsidR="0012288A" w:rsidRPr="00220F8F" w:rsidDel="009A6624" w:rsidRDefault="0012288A" w:rsidP="00220F8F">
      <w:pPr>
        <w:ind w:firstLineChars="1100" w:firstLine="1760"/>
        <w:rPr>
          <w:del w:id="54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48" w:author="Martin Ma" w:date="2025-10-25T16:49:00Z" w16du:dateUtc="2025-10-25T23:49:00Z">
            <w:rPr>
              <w:del w:id="549" w:author="Martin Ma" w:date="2025-10-25T16:33:00Z" w16du:dateUtc="2025-10-25T23:33:00Z"/>
              <w:rFonts w:eastAsiaTheme="minorEastAsia"/>
              <w:szCs w:val="16"/>
            </w:rPr>
          </w:rPrChange>
        </w:rPr>
        <w:pPrChange w:id="550" w:author="Martin Ma" w:date="2025-10-25T16:50:00Z" w16du:dateUtc="2025-10-25T23:50:00Z">
          <w:pPr/>
        </w:pPrChange>
      </w:pPr>
    </w:p>
    <w:p w14:paraId="6AC59C7F" w14:textId="0A0037D9" w:rsidR="0012288A" w:rsidRPr="00220F8F" w:rsidDel="009A6624" w:rsidRDefault="0012288A" w:rsidP="00220F8F">
      <w:pPr>
        <w:ind w:firstLineChars="1100" w:firstLine="1760"/>
        <w:rPr>
          <w:del w:id="55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52" w:author="Martin Ma" w:date="2025-10-25T16:49:00Z" w16du:dateUtc="2025-10-25T23:49:00Z">
            <w:rPr>
              <w:del w:id="553" w:author="Martin Ma" w:date="2025-10-25T16:33:00Z" w16du:dateUtc="2025-10-25T23:33:00Z"/>
              <w:rFonts w:eastAsiaTheme="minorEastAsia"/>
              <w:szCs w:val="16"/>
            </w:rPr>
          </w:rPrChange>
        </w:rPr>
        <w:pPrChange w:id="554" w:author="Martin Ma" w:date="2025-10-25T16:50:00Z" w16du:dateUtc="2025-10-25T23:50:00Z">
          <w:pPr/>
        </w:pPrChange>
      </w:pPr>
    </w:p>
    <w:p w14:paraId="3A11A042" w14:textId="456B3E79" w:rsidR="0012288A" w:rsidRPr="00220F8F" w:rsidDel="009A6624" w:rsidRDefault="0012288A" w:rsidP="00220F8F">
      <w:pPr>
        <w:ind w:firstLineChars="1100" w:firstLine="1760"/>
        <w:rPr>
          <w:del w:id="55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56" w:author="Martin Ma" w:date="2025-10-25T16:49:00Z" w16du:dateUtc="2025-10-25T23:49:00Z">
            <w:rPr>
              <w:del w:id="557" w:author="Martin Ma" w:date="2025-10-25T16:33:00Z" w16du:dateUtc="2025-10-25T23:33:00Z"/>
              <w:rFonts w:eastAsiaTheme="minorEastAsia"/>
              <w:szCs w:val="16"/>
            </w:rPr>
          </w:rPrChange>
        </w:rPr>
        <w:pPrChange w:id="558" w:author="Martin Ma" w:date="2025-10-25T16:50:00Z" w16du:dateUtc="2025-10-25T23:50:00Z">
          <w:pPr>
            <w:ind w:firstLine="420"/>
          </w:pPr>
        </w:pPrChange>
      </w:pPr>
    </w:p>
    <w:p w14:paraId="513DE203" w14:textId="7DCDCA9B" w:rsidR="0012288A" w:rsidRPr="00220F8F" w:rsidDel="009A6624" w:rsidRDefault="0012288A" w:rsidP="00220F8F">
      <w:pPr>
        <w:ind w:firstLineChars="1100" w:firstLine="1760"/>
        <w:rPr>
          <w:del w:id="55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60" w:author="Martin Ma" w:date="2025-10-25T16:49:00Z" w16du:dateUtc="2025-10-25T23:49:00Z">
            <w:rPr>
              <w:del w:id="561" w:author="Martin Ma" w:date="2025-10-25T16:33:00Z" w16du:dateUtc="2025-10-25T23:33:00Z"/>
              <w:rFonts w:eastAsiaTheme="minorEastAsia"/>
              <w:szCs w:val="16"/>
            </w:rPr>
          </w:rPrChange>
        </w:rPr>
        <w:pPrChange w:id="562" w:author="Martin Ma" w:date="2025-10-25T16:50:00Z" w16du:dateUtc="2025-10-25T23:50:00Z">
          <w:pPr/>
        </w:pPrChange>
      </w:pPr>
      <w:del w:id="563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56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ab/>
        </w:r>
      </w:del>
    </w:p>
    <w:p w14:paraId="4E14655B" w14:textId="5AE2A25B" w:rsidR="0012288A" w:rsidRPr="00220F8F" w:rsidDel="009A6624" w:rsidRDefault="0012288A" w:rsidP="00220F8F">
      <w:pPr>
        <w:ind w:firstLineChars="1100" w:firstLine="1760"/>
        <w:rPr>
          <w:del w:id="56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66" w:author="Martin Ma" w:date="2025-10-25T16:49:00Z" w16du:dateUtc="2025-10-25T23:49:00Z">
            <w:rPr>
              <w:del w:id="567" w:author="Martin Ma" w:date="2025-10-25T16:33:00Z" w16du:dateUtc="2025-10-25T23:33:00Z"/>
              <w:rFonts w:eastAsiaTheme="minorEastAsia"/>
              <w:szCs w:val="16"/>
            </w:rPr>
          </w:rPrChange>
        </w:rPr>
        <w:pPrChange w:id="568" w:author="Martin Ma" w:date="2025-10-25T16:50:00Z" w16du:dateUtc="2025-10-25T23:50:00Z">
          <w:pPr/>
        </w:pPrChange>
      </w:pPr>
    </w:p>
    <w:p w14:paraId="16E4210E" w14:textId="437B5540" w:rsidR="0012288A" w:rsidRPr="00220F8F" w:rsidDel="009A6624" w:rsidRDefault="0012288A" w:rsidP="00220F8F">
      <w:pPr>
        <w:ind w:firstLineChars="1100" w:firstLine="1760"/>
        <w:rPr>
          <w:del w:id="56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70" w:author="Martin Ma" w:date="2025-10-25T16:49:00Z" w16du:dateUtc="2025-10-25T23:49:00Z">
            <w:rPr>
              <w:del w:id="571" w:author="Martin Ma" w:date="2025-10-25T16:33:00Z" w16du:dateUtc="2025-10-25T23:33:00Z"/>
              <w:rFonts w:eastAsiaTheme="minorEastAsia"/>
              <w:szCs w:val="16"/>
            </w:rPr>
          </w:rPrChange>
        </w:rPr>
        <w:pPrChange w:id="572" w:author="Martin Ma" w:date="2025-10-25T16:50:00Z" w16du:dateUtc="2025-10-25T23:50:00Z">
          <w:pPr/>
        </w:pPrChange>
      </w:pPr>
    </w:p>
    <w:p w14:paraId="48D4DF11" w14:textId="162CF9E3" w:rsidR="0012288A" w:rsidRPr="00220F8F" w:rsidDel="009A6624" w:rsidRDefault="0012288A" w:rsidP="00220F8F">
      <w:pPr>
        <w:ind w:firstLineChars="1100" w:firstLine="1760"/>
        <w:rPr>
          <w:del w:id="57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74" w:author="Martin Ma" w:date="2025-10-25T16:49:00Z" w16du:dateUtc="2025-10-25T23:49:00Z">
            <w:rPr>
              <w:del w:id="575" w:author="Martin Ma" w:date="2025-10-25T16:33:00Z" w16du:dateUtc="2025-10-25T23:33:00Z"/>
              <w:rFonts w:eastAsiaTheme="minorEastAsia"/>
              <w:szCs w:val="16"/>
            </w:rPr>
          </w:rPrChange>
        </w:rPr>
        <w:pPrChange w:id="576" w:author="Martin Ma" w:date="2025-10-25T16:50:00Z" w16du:dateUtc="2025-10-25T23:50:00Z">
          <w:pPr>
            <w:ind w:firstLine="420"/>
          </w:pPr>
        </w:pPrChange>
      </w:pPr>
      <w:del w:id="577" w:author="Martin Ma" w:date="2025-10-25T16:33:00Z" w16du:dateUtc="2025-10-25T23:33:00Z">
        <w:r w:rsidRPr="00220F8F" w:rsidDel="009A6624">
          <w:rPr>
            <w:rFonts w:ascii="Cambria Math" w:eastAsiaTheme="minorEastAsia" w:hAnsi="Cambria Math" w:cs="Cambria Math"/>
            <w:szCs w:val="16"/>
            <w:rPrChange w:id="578" w:author="Martin Ma" w:date="2025-10-25T16:49:00Z" w16du:dateUtc="2025-10-25T23:49:00Z">
              <w:rPr>
                <w:rFonts w:eastAsiaTheme="minorEastAsia" w:hint="eastAsia"/>
                <w:szCs w:val="18"/>
              </w:rPr>
            </w:rPrChange>
          </w:rPr>
          <w:delText>②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57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TCON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58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使用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58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:</w:delText>
        </w:r>
      </w:del>
    </w:p>
    <w:p w14:paraId="297E65DF" w14:textId="5C5921BB" w:rsidR="0012288A" w:rsidRPr="00220F8F" w:rsidDel="009A6624" w:rsidRDefault="0012288A" w:rsidP="00220F8F">
      <w:pPr>
        <w:ind w:firstLineChars="1100" w:firstLine="1760"/>
        <w:rPr>
          <w:del w:id="58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583" w:author="Martin Ma" w:date="2025-10-25T16:49:00Z" w16du:dateUtc="2025-10-25T23:49:00Z">
            <w:rPr>
              <w:del w:id="584" w:author="Martin Ma" w:date="2025-10-25T16:33:00Z" w16du:dateUtc="2025-10-25T23:33:00Z"/>
              <w:rFonts w:eastAsiaTheme="minorEastAsia"/>
              <w:szCs w:val="16"/>
            </w:rPr>
          </w:rPrChange>
        </w:rPr>
        <w:pPrChange w:id="585" w:author="Martin Ma" w:date="2025-10-25T16:50:00Z" w16du:dateUtc="2025-10-25T23:50:00Z">
          <w:pPr/>
        </w:pPrChange>
      </w:pPr>
      <w:del w:id="586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noProof/>
            <w:szCs w:val="16"/>
            <w:rPrChange w:id="587" w:author="Martin Ma" w:date="2025-10-25T16:49:00Z" w16du:dateUtc="2025-10-25T23:49:00Z">
              <w:rPr>
                <w:rFonts w:eastAsiaTheme="minorEastAsia"/>
                <w:noProof/>
                <w:szCs w:val="16"/>
              </w:rPr>
            </w:rPrChange>
          </w:rPr>
          <mc:AlternateContent>
            <mc:Choice Requires="wps">
              <w:drawing>
                <wp:anchor distT="45720" distB="45720" distL="114300" distR="114300" simplePos="0" relativeHeight="251677696" behindDoc="1" locked="0" layoutInCell="1" allowOverlap="1" wp14:anchorId="6A89A88D" wp14:editId="3E140636">
                  <wp:simplePos x="0" y="0"/>
                  <wp:positionH relativeFrom="column">
                    <wp:posOffset>192735</wp:posOffset>
                  </wp:positionH>
                  <wp:positionV relativeFrom="paragraph">
                    <wp:posOffset>27000</wp:posOffset>
                  </wp:positionV>
                  <wp:extent cx="4369443" cy="2516429"/>
                  <wp:effectExtent l="0" t="0" r="0" b="0"/>
                  <wp:wrapNone/>
                  <wp:docPr id="1221970323" name="文本框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69443" cy="25164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359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6"/>
                                <w:gridCol w:w="709"/>
                                <w:gridCol w:w="850"/>
                                <w:gridCol w:w="2954"/>
                              </w:tblGrid>
                              <w:tr w:rsidR="0012288A" w:rsidRPr="00853831" w14:paraId="0AA08C04" w14:textId="77777777" w:rsidTr="00BF50A4">
                                <w:trPr>
                                  <w:trHeight w:val="290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363DA65E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位编号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7624331F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位名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</w:tcPr>
                                  <w:p w14:paraId="65CA1755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>寄存器</w:t>
                                    </w: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14EE0773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功能说明</w:t>
                                    </w:r>
                                  </w:p>
                                </w:tc>
                              </w:tr>
                              <w:tr w:rsidR="0012288A" w:rsidRPr="00853831" w14:paraId="2D8ED002" w14:textId="77777777" w:rsidTr="0067504E">
                                <w:trPr>
                                  <w:trHeight w:val="252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4C2822A2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3AC58EFF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TF1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vMerge w:val="restart"/>
                                    <w:vAlign w:val="center"/>
                                  </w:tcPr>
                                  <w:p w14:paraId="480BA6ED" w14:textId="77777777" w:rsidR="0012288A" w:rsidRPr="00853831" w:rsidRDefault="0012288A" w:rsidP="00853831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>定时器</w:t>
                                    </w: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020FA738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定时器1溢出中断标志位</w:t>
                                    </w:r>
                                  </w:p>
                                </w:tc>
                              </w:tr>
                              <w:tr w:rsidR="0012288A" w:rsidRPr="00853831" w14:paraId="5926B75A" w14:textId="77777777" w:rsidTr="00BF50A4">
                                <w:trPr>
                                  <w:trHeight w:val="216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5ACEAD33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45D77184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TR1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vMerge/>
                                  </w:tcPr>
                                  <w:p w14:paraId="752AB5AF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0288E786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启动</w:t>
                                    </w:r>
                                    <w:ins w:id="588" w:author="Martin Ma" w:date="2025-08-03T21:42:00Z" w16du:dateUtc="2025-08-04T04:42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 xml:space="preserve">=1 </w:t>
                                      </w:r>
                                    </w:ins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/</w:t>
                                    </w:r>
                                    <w:ins w:id="589" w:author="Martin Ma" w:date="2025-08-03T21:42:00Z" w16du:dateUtc="2025-08-04T04:42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 xml:space="preserve"> </w:t>
                                      </w:r>
                                    </w:ins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停止</w:t>
                                    </w:r>
                                    <w:ins w:id="590" w:author="Martin Ma" w:date="2025-08-03T21:42:00Z" w16du:dateUtc="2025-08-04T04:42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>=0</w:t>
                                      </w:r>
                                    </w:ins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定时器</w:t>
                                    </w:r>
                                    <w:ins w:id="591" w:author="Martin Ma" w:date="2025-08-04T00:27:00Z" w16du:dateUtc="2025-08-04T07:27:00Z">
                                      <w:r>
                                        <w:rPr>
                                          <w:rFonts w:ascii="等线" w:eastAsia="等线" w:hAnsi="等线" w:cs="Times New Roman" w:hint="eastAsia"/>
                                        </w:rPr>
                                        <w:t>①</w:t>
                                      </w:r>
                                    </w:ins>
                                    <w:del w:id="592" w:author="Martin Ma" w:date="2025-08-03T21:42:00Z" w16du:dateUtc="2025-08-04T04:42:00Z">
                                      <w:r w:rsidRPr="00853831" w:rsidDel="00EB3C5F">
                                        <w:rPr>
                                          <w:rFonts w:eastAsia="等线" w:cs="Times New Roman"/>
                                        </w:rPr>
                                        <w:delText>1</w:delText>
                                      </w:r>
                                    </w:del>
                                    <w:del w:id="593" w:author="Martin Ma" w:date="2025-08-04T00:27:00Z" w16du:dateUtc="2025-08-04T07:27:00Z">
                                      <w:r w:rsidRPr="00853831" w:rsidDel="007B538D">
                                        <w:rPr>
                                          <w:rFonts w:eastAsia="等线" w:cs="Times New Roman"/>
                                        </w:rPr>
                                        <w:delText xml:space="preserve"> </w:delText>
                                      </w:r>
                                    </w:del>
                                  </w:p>
                                </w:tc>
                              </w:tr>
                              <w:tr w:rsidR="0012288A" w:rsidRPr="00853831" w14:paraId="09D6E1EC" w14:textId="77777777" w:rsidTr="00BF50A4">
                                <w:trPr>
                                  <w:trHeight w:val="121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3D54CFF7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79BB0028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TF0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vMerge/>
                                  </w:tcPr>
                                  <w:p w14:paraId="1601FF09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65A1C386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定时器0溢出中断标志位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>, 在</w:t>
                                    </w: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中断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>函数里自动</w:t>
                                    </w: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清0</w:t>
                                    </w:r>
                                  </w:p>
                                </w:tc>
                              </w:tr>
                              <w:tr w:rsidR="0012288A" w:rsidRPr="00853831" w14:paraId="67098AAC" w14:textId="77777777" w:rsidTr="00BF50A4">
                                <w:trPr>
                                  <w:trHeight w:val="280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13A5BFFA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58C297DC" w14:textId="77777777" w:rsidR="0012288A" w:rsidRPr="00853831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TR0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vMerge/>
                                  </w:tcPr>
                                  <w:p w14:paraId="3C48BC0C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4D62EC21" w14:textId="77777777" w:rsidR="0012288A" w:rsidRPr="00853831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</w:rPr>
                                    </w:pP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启动</w:t>
                                    </w:r>
                                    <w:ins w:id="594" w:author="Martin Ma" w:date="2025-08-03T21:42:00Z" w16du:dateUtc="2025-08-04T04:42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>=1</w:t>
                                      </w:r>
                                    </w:ins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 xml:space="preserve"> </w:t>
                                    </w: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/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</w:rPr>
                                      <w:t xml:space="preserve"> </w:t>
                                    </w:r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停止</w:t>
                                    </w:r>
                                    <w:ins w:id="595" w:author="Martin Ma" w:date="2025-08-03T21:42:00Z" w16du:dateUtc="2025-08-04T04:42:00Z">
                                      <w:r>
                                        <w:rPr>
                                          <w:rFonts w:eastAsia="等线" w:cs="Times New Roman" w:hint="eastAsia"/>
                                        </w:rPr>
                                        <w:t>=0</w:t>
                                      </w:r>
                                    </w:ins>
                                    <w:r w:rsidRPr="00853831">
                                      <w:rPr>
                                        <w:rFonts w:eastAsia="等线" w:cs="Times New Roman"/>
                                      </w:rPr>
                                      <w:t>定时器</w:t>
                                    </w:r>
                                    <w:ins w:id="596" w:author="Martin Ma" w:date="2025-08-04T00:27:00Z" w16du:dateUtc="2025-08-04T07:27:00Z">
                                      <w:r w:rsidRPr="007B538D">
                                        <w:rPr>
                                          <w:rFonts w:eastAsia="等线" w:cs="Times New Roman" w:hint="eastAsia"/>
                                          <w:color w:val="000000" w:themeColor="text1"/>
                                          <w:sz w:val="24"/>
                                          <w:szCs w:val="24"/>
                                          <w:rPrChange w:id="597" w:author="Martin Ma" w:date="2025-08-04T00:27:00Z" w16du:dateUtc="2025-08-04T07:27:00Z">
                                            <w:rPr>
                                              <w:rFonts w:eastAsia="等线" w:cs="Times New Roman" w:hint="eastAsia"/>
                                              <w:color w:val="215E99" w:themeColor="text2" w:themeTint="BF"/>
                                            </w:rPr>
                                          </w:rPrChange>
                                        </w:rPr>
                                        <w:sym w:font="Wingdings" w:char="F080"/>
                                      </w:r>
                                    </w:ins>
                                    <w:del w:id="598" w:author="Martin Ma" w:date="2025-08-03T21:42:00Z" w16du:dateUtc="2025-08-04T04:42:00Z">
                                      <w:r w:rsidRPr="00853831" w:rsidDel="00EB3C5F">
                                        <w:rPr>
                                          <w:rFonts w:eastAsia="等线" w:cs="Times New Roman"/>
                                        </w:rPr>
                                        <w:delText>0</w:delText>
                                      </w:r>
                                    </w:del>
                                  </w:p>
                                </w:tc>
                              </w:tr>
                              <w:tr w:rsidR="0012288A" w:rsidRPr="00853831" w14:paraId="147ABC9C" w14:textId="77777777" w:rsidTr="00BF50A4">
                                <w:trPr>
                                  <w:trHeight w:val="198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7419DCC5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1F376E2D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IE1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vMerge w:val="restart"/>
                                    <w:vAlign w:val="center"/>
                                  </w:tcPr>
                                  <w:p w14:paraId="2C8A6A86" w14:textId="77777777" w:rsidR="0012288A" w:rsidRPr="006C1155" w:rsidRDefault="0012288A" w:rsidP="00853831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外部中断INT</w:t>
                                    </w: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552556AB" w14:textId="77777777" w:rsidR="0012288A" w:rsidRPr="006C1155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外部中断INT0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请求标志位</w:t>
                                    </w:r>
                                    <w:r w:rsidRPr="006C1155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, 在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中断</w:t>
                                    </w:r>
                                    <w:r w:rsidRPr="006C1155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函数里自动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清0</w:t>
                                    </w:r>
                                  </w:p>
                                </w:tc>
                              </w:tr>
                              <w:tr w:rsidR="0012288A" w:rsidRPr="00853831" w14:paraId="75920FE4" w14:textId="77777777" w:rsidTr="00BF50A4">
                                <w:trPr>
                                  <w:trHeight w:val="276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43A26205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4797403E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IT1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vMerge/>
                                  </w:tcPr>
                                  <w:p w14:paraId="10886FFB" w14:textId="77777777" w:rsidR="0012288A" w:rsidRPr="006C1155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5D3CA169" w14:textId="77777777" w:rsidR="0012288A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外部中断1触发方式</w:t>
                                    </w:r>
                                  </w:p>
                                  <w:p w14:paraId="7A091FF1" w14:textId="77777777" w:rsidR="0012288A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ins w:id="599" w:author="Martin Ma" w:date="2025-08-04T00:28:00Z" w16du:dateUtc="2025-08-04T07:2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= </w:t>
                                      </w:r>
                                    </w:ins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1</w:t>
                                    </w:r>
                                    <w:del w:id="600" w:author="Martin Ma" w:date="2025-08-04T00:28:00Z" w16du:dateUtc="2025-08-04T07:28:00Z">
                                      <w:r w:rsidRPr="006C1155" w:rsidDel="007B0136"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delText>=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下降沿触发</w:t>
                                    </w:r>
                                    <w:del w:id="601" w:author="Martin Ma" w:date="2025-08-04T00:28:00Z" w16du:dateUtc="2025-08-04T07:28:00Z">
                                      <w:r w:rsidRPr="006C1155" w:rsidDel="007B0136"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delText>,</w:delText>
                                      </w:r>
                                    </w:del>
                                    <w:ins w:id="602" w:author="Martin Ma" w:date="2025-08-04T00:28:00Z" w16du:dateUtc="2025-08-04T07:2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;  </w:t>
                                      </w:r>
                                    </w:ins>
                                    <w:del w:id="603" w:author="Martin Ma" w:date="2025-08-04T00:28:00Z" w16du:dateUtc="2025-08-04T07:28:00Z">
                                      <w:r w:rsidRPr="006C1155" w:rsidDel="007B0136"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delText xml:space="preserve"> </w:delText>
                                      </w:r>
                                    </w:del>
                                    <w:ins w:id="604" w:author="Martin Ma" w:date="2025-08-04T00:28:00Z" w16du:dateUtc="2025-08-04T07:2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= </w:t>
                                      </w:r>
                                    </w:ins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0</w:t>
                                    </w:r>
                                    <w:ins w:id="605" w:author="Martin Ma" w:date="2025-08-04T00:29:00Z" w16du:dateUtc="2025-08-04T07:29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低</w:t>
                                      </w:r>
                                    </w:ins>
                                    <w:del w:id="606" w:author="Martin Ma" w:date="2025-08-04T00:28:00Z" w16du:dateUtc="2025-08-04T07:28:00Z">
                                      <w:r w:rsidRPr="006C1155" w:rsidDel="007B0136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=低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电平触发</w:t>
                                    </w:r>
                                  </w:p>
                                  <w:p w14:paraId="4B1B68D8" w14:textId="77777777" w:rsidR="0012288A" w:rsidRPr="006C1155" w:rsidRDefault="0012288A" w:rsidP="00853831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</w:p>
                                </w:tc>
                              </w:tr>
                              <w:tr w:rsidR="0012288A" w:rsidRPr="00853831" w14:paraId="7A67A8F9" w14:textId="77777777" w:rsidTr="00BF50A4">
                                <w:trPr>
                                  <w:trHeight w:val="424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7F788D78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4ED8274F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IE0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vMerge/>
                                  </w:tcPr>
                                  <w:p w14:paraId="5568DF22" w14:textId="77777777" w:rsidR="0012288A" w:rsidRPr="006C1155" w:rsidRDefault="0012288A" w:rsidP="00BF50A4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33450899" w14:textId="77777777" w:rsidR="0012288A" w:rsidRPr="006C1155" w:rsidRDefault="0012288A" w:rsidP="00BF50A4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外部中断INT0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请求标志位</w:t>
                                    </w:r>
                                    <w:r w:rsidRPr="006C1155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, 在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中断</w:t>
                                    </w:r>
                                    <w:r w:rsidRPr="006C1155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函数里自动</w:t>
                                    </w: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清0</w:t>
                                    </w:r>
                                  </w:p>
                                </w:tc>
                              </w:tr>
                              <w:tr w:rsidR="0012288A" w:rsidRPr="00853831" w14:paraId="2A31169B" w14:textId="77777777" w:rsidTr="00BF50A4">
                                <w:trPr>
                                  <w:trHeight w:val="184"/>
                                </w:trPr>
                                <w:tc>
                                  <w:tcPr>
                                    <w:tcW w:w="846" w:type="dxa"/>
                                    <w:vAlign w:val="center"/>
                                    <w:hideMark/>
                                  </w:tcPr>
                                  <w:p w14:paraId="75CA5F06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09" w:type="dxa"/>
                                    <w:vAlign w:val="center"/>
                                    <w:hideMark/>
                                  </w:tcPr>
                                  <w:p w14:paraId="6FAC7212" w14:textId="77777777" w:rsidR="0012288A" w:rsidRPr="006C1155" w:rsidRDefault="0012288A" w:rsidP="00BF50A4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IT0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vMerge/>
                                  </w:tcPr>
                                  <w:p w14:paraId="45A11759" w14:textId="77777777" w:rsidR="0012288A" w:rsidRPr="006C1155" w:rsidRDefault="0012288A" w:rsidP="00BF50A4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954" w:type="dxa"/>
                                    <w:vAlign w:val="center"/>
                                    <w:hideMark/>
                                  </w:tcPr>
                                  <w:p w14:paraId="50098015" w14:textId="77777777" w:rsidR="0012288A" w:rsidRPr="006C1155" w:rsidRDefault="0012288A" w:rsidP="00BF50A4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外部中断0触发方式</w:t>
                                    </w:r>
                                    <w:r w:rsidRPr="006C1155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  <w:t>:</w:t>
                                    </w:r>
                                  </w:p>
                                  <w:p w14:paraId="17837BCD" w14:textId="77777777" w:rsidR="0012288A" w:rsidRPr="006C1155" w:rsidRDefault="0012288A" w:rsidP="00BF50A4">
                                    <w:pPr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pPr>
                                    <w:ins w:id="607" w:author="Martin Ma" w:date="2025-08-04T00:28:00Z" w16du:dateUtc="2025-08-04T07:2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= </w:t>
                                      </w:r>
                                    </w:ins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1</w:t>
                                    </w:r>
                                    <w:del w:id="608" w:author="Martin Ma" w:date="2025-08-04T00:28:00Z" w16du:dateUtc="2025-08-04T07:28:00Z">
                                      <w:r w:rsidRPr="006C1155" w:rsidDel="007B0136"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delText>=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下降沿触发</w:t>
                                    </w:r>
                                    <w:del w:id="609" w:author="Martin Ma" w:date="2025-08-04T00:28:00Z" w16du:dateUtc="2025-08-04T07:28:00Z">
                                      <w:r w:rsidRPr="006C1155" w:rsidDel="007B0136"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delText>,</w:delText>
                                      </w:r>
                                    </w:del>
                                    <w:ins w:id="610" w:author="Martin Ma" w:date="2025-08-04T00:28:00Z" w16du:dateUtc="2025-08-04T07:2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;  </w:t>
                                      </w:r>
                                    </w:ins>
                                    <w:del w:id="611" w:author="Martin Ma" w:date="2025-08-04T00:28:00Z" w16du:dateUtc="2025-08-04T07:28:00Z">
                                      <w:r w:rsidRPr="006C1155" w:rsidDel="007B0136"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delText xml:space="preserve"> </w:delText>
                                      </w:r>
                                    </w:del>
                                    <w:ins w:id="612" w:author="Martin Ma" w:date="2025-08-04T00:28:00Z" w16du:dateUtc="2025-08-04T07:28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 xml:space="preserve">= </w:t>
                                      </w:r>
                                    </w:ins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0</w:t>
                                    </w:r>
                                    <w:ins w:id="613" w:author="Martin Ma" w:date="2025-08-04T00:29:00Z" w16du:dateUtc="2025-08-04T07:29:00Z">
                                      <w:r>
                                        <w:rPr>
                                          <w:rFonts w:eastAsia="等线" w:cs="Times New Roman" w:hint="eastAsia"/>
                                          <w:color w:val="215E99" w:themeColor="text2" w:themeTint="BF"/>
                                        </w:rPr>
                                        <w:t>低</w:t>
                                      </w:r>
                                    </w:ins>
                                    <w:del w:id="614" w:author="Martin Ma" w:date="2025-08-04T00:28:00Z" w16du:dateUtc="2025-08-04T07:28:00Z">
                                      <w:r w:rsidRPr="006C1155" w:rsidDel="007B0136">
                                        <w:rPr>
                                          <w:rFonts w:eastAsia="等线" w:cs="Times New Roman"/>
                                          <w:color w:val="215E99" w:themeColor="text2" w:themeTint="BF"/>
                                        </w:rPr>
                                        <w:delText>=低</w:delText>
                                      </w:r>
                                    </w:del>
                                    <w:r w:rsidRPr="006C1155">
                                      <w:rPr>
                                        <w:rFonts w:eastAsia="等线" w:cs="Times New Roman"/>
                                        <w:color w:val="215E99" w:themeColor="text2" w:themeTint="BF"/>
                                      </w:rPr>
                                      <w:t>电平触发</w:t>
                                    </w:r>
                                  </w:p>
                                </w:tc>
                              </w:tr>
                            </w:tbl>
                            <w:p w14:paraId="383CF573" w14:textId="77777777" w:rsidR="0012288A" w:rsidRPr="00D05A90" w:rsidRDefault="0012288A" w:rsidP="0012288A">
                              <w:pPr>
                                <w:spacing w:line="360" w:lineRule="auto"/>
                                <w:rPr>
                                  <w:rFonts w:eastAsiaTheme="minorEastAsia" w:hint="eastAsia"/>
                                  <w:color w:val="EE0000"/>
                                  <w:szCs w:val="18"/>
                                  <w:rPrChange w:id="615" w:author="Martin Ma" w:date="2025-08-03T22:23:00Z" w16du:dateUtc="2025-08-04T05:23:00Z">
                                    <w:rPr>
                                      <w:rFonts w:eastAsiaTheme="minorEastAsia" w:hint="eastAsia"/>
                                      <w:szCs w:val="18"/>
                                    </w:rPr>
                                  </w:rPrChange>
                                </w:rPr>
                              </w:pPr>
                              <w:r w:rsidRPr="00D05A90">
                                <w:rPr>
                                  <w:rFonts w:eastAsiaTheme="minorEastAsia" w:hint="eastAsia"/>
                                  <w:color w:val="EE0000"/>
                                  <w:szCs w:val="18"/>
                                  <w:rPrChange w:id="616" w:author="Martin Ma" w:date="2025-08-03T22:23:00Z" w16du:dateUtc="2025-08-04T05:23:00Z">
                                    <w:rPr>
                                      <w:rFonts w:eastAsiaTheme="minorEastAsia" w:hint="eastAsia"/>
                                      <w:szCs w:val="18"/>
                                    </w:rPr>
                                  </w:rPrChange>
                                </w:rPr>
                                <w:t>如果没用进入中断函数,</w:t>
                              </w:r>
                              <w:ins w:id="617" w:author="Martin Ma" w:date="2025-07-02T19:14:00Z" w16du:dateUtc="2025-07-03T02:14:00Z">
                                <w:r w:rsidRPr="00D05A90">
                                  <w:rPr>
                                    <w:rFonts w:eastAsiaTheme="minorEastAsia" w:hint="eastAsia"/>
                                    <w:color w:val="EE0000"/>
                                    <w:szCs w:val="18"/>
                                    <w:rPrChange w:id="618" w:author="Martin Ma" w:date="2025-08-03T22:23:00Z" w16du:dateUtc="2025-08-04T05:23:00Z">
                                      <w:rPr>
                                        <w:rFonts w:eastAsiaTheme="minorEastAsia" w:hint="eastAsia"/>
                                        <w:szCs w:val="18"/>
                                      </w:rPr>
                                    </w:rPrChange>
                                  </w:rPr>
                                  <w:t xml:space="preserve"> </w:t>
                                </w:r>
                              </w:ins>
                              <w:r w:rsidRPr="00D05A90">
                                <w:rPr>
                                  <w:rFonts w:eastAsiaTheme="minorEastAsia" w:hint="eastAsia"/>
                                  <w:color w:val="EE0000"/>
                                  <w:szCs w:val="18"/>
                                  <w:rPrChange w:id="619" w:author="Martin Ma" w:date="2025-08-03T22:23:00Z" w16du:dateUtc="2025-08-04T05:23:00Z">
                                    <w:rPr>
                                      <w:rFonts w:eastAsiaTheme="minorEastAsia" w:hint="eastAsia"/>
                                      <w:szCs w:val="18"/>
                                    </w:rPr>
                                  </w:rPrChange>
                                </w:rPr>
                                <w:t>则IEx和TFx需要手动清零</w:t>
                              </w:r>
                              <w:ins w:id="620" w:author="Martin Ma" w:date="2025-08-03T22:23:00Z" w16du:dateUtc="2025-08-04T05:23:00Z">
                                <w:r w:rsidRPr="00D05A90">
                                  <w:rPr>
                                    <w:rFonts w:eastAsiaTheme="minorEastAsia" w:hint="eastAsia"/>
                                    <w:color w:val="EE0000"/>
                                    <w:szCs w:val="18"/>
                                    <w:rPrChange w:id="621" w:author="Martin Ma" w:date="2025-08-03T22:23:00Z" w16du:dateUtc="2025-08-04T05:23:00Z">
                                      <w:rPr>
                                        <w:rFonts w:eastAsiaTheme="minorEastAsia" w:hint="eastAsia"/>
                                        <w:szCs w:val="18"/>
                                      </w:rPr>
                                    </w:rPrChange>
                                  </w:rPr>
                                  <w:t>。</w:t>
                                </w:r>
                              </w:ins>
                              <w:del w:id="622" w:author="Martin Ma" w:date="2025-08-03T22:23:00Z" w16du:dateUtc="2025-08-04T05:23:00Z">
                                <w:r w:rsidRPr="00D05A90" w:rsidDel="00D05A90">
                                  <w:rPr>
                                    <w:rFonts w:eastAsiaTheme="minorEastAsia" w:hint="eastAsia"/>
                                    <w:color w:val="EE0000"/>
                                    <w:szCs w:val="18"/>
                                    <w:rPrChange w:id="623" w:author="Martin Ma" w:date="2025-08-03T22:23:00Z" w16du:dateUtc="2025-08-04T05:23:00Z">
                                      <w:rPr>
                                        <w:rFonts w:eastAsiaTheme="minorEastAsia" w:hint="eastAsia"/>
                                        <w:szCs w:val="18"/>
                                      </w:rPr>
                                    </w:rPrChange>
                                  </w:rPr>
                                  <w:delText xml:space="preserve">, </w:delText>
                                </w:r>
                              </w:del>
                              <w:r w:rsidRPr="00D05A90">
                                <w:rPr>
                                  <w:rFonts w:eastAsiaTheme="minorEastAsia" w:hint="eastAsia"/>
                                  <w:color w:val="EE0000"/>
                                  <w:szCs w:val="18"/>
                                  <w:rPrChange w:id="624" w:author="Martin Ma" w:date="2025-08-03T22:23:00Z" w16du:dateUtc="2025-08-04T05:23:00Z">
                                    <w:rPr>
                                      <w:rFonts w:eastAsiaTheme="minorEastAsia" w:hint="eastAsia"/>
                                      <w:szCs w:val="18"/>
                                    </w:rPr>
                                  </w:rPrChange>
                                </w:rPr>
                                <w:t>在中断函数里的自动清0</w:t>
                              </w:r>
                              <w:r>
                                <w:rPr>
                                  <w:rFonts w:eastAsiaTheme="minorEastAsia" w:hint="eastAsia"/>
                                  <w:color w:val="EE0000"/>
                                  <w:szCs w:val="1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A89A88D" id="_x0000_s1032" type="#_x0000_t202" style="position:absolute;left:0;text-align:left;margin-left:15.2pt;margin-top:2.15pt;width:344.05pt;height:198.1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" filled="f" stroked="f">
                  <v:textbox>
                    <w:txbxContent>
                      <w:tbl>
                        <w:tblPr>
                          <w:tblW w:w="5359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46"/>
                          <w:gridCol w:w="709"/>
                          <w:gridCol w:w="850"/>
                          <w:gridCol w:w="2954"/>
                        </w:tblGrid>
                        <w:tr w:rsidR="0012288A" w:rsidRPr="00853831" w14:paraId="0AA08C04" w14:textId="77777777" w:rsidTr="00BF50A4">
                          <w:trPr>
                            <w:trHeight w:val="290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363DA65E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位编号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7624331F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位名</w:t>
                              </w:r>
                            </w:p>
                          </w:tc>
                          <w:tc>
                            <w:tcPr>
                              <w:tcW w:w="850" w:type="dxa"/>
                            </w:tcPr>
                            <w:p w14:paraId="65CA1755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  <w:r>
                                <w:rPr>
                                  <w:rFonts w:eastAsia="等线" w:cs="Times New Roman" w:hint="eastAsia"/>
                                </w:rPr>
                                <w:t>寄存器</w:t>
                              </w: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14EE0773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功能说明</w:t>
                              </w:r>
                            </w:p>
                          </w:tc>
                        </w:tr>
                        <w:tr w:rsidR="0012288A" w:rsidRPr="00853831" w14:paraId="2D8ED002" w14:textId="77777777" w:rsidTr="0067504E">
                          <w:trPr>
                            <w:trHeight w:val="252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4C2822A2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3AC58EFF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TF1</w:t>
                              </w:r>
                            </w:p>
                          </w:tc>
                          <w:tc>
                            <w:tcPr>
                              <w:tcW w:w="850" w:type="dxa"/>
                              <w:vMerge w:val="restart"/>
                              <w:vAlign w:val="center"/>
                            </w:tcPr>
                            <w:p w14:paraId="480BA6ED" w14:textId="77777777" w:rsidR="0012288A" w:rsidRPr="00853831" w:rsidRDefault="0012288A" w:rsidP="00853831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>
                                <w:rPr>
                                  <w:rFonts w:eastAsia="等线" w:cs="Times New Roman" w:hint="eastAsia"/>
                                </w:rPr>
                                <w:t>定时器</w:t>
                              </w: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020FA738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定时器1溢出中断标志位</w:t>
                              </w:r>
                            </w:p>
                          </w:tc>
                        </w:tr>
                        <w:tr w:rsidR="0012288A" w:rsidRPr="00853831" w14:paraId="5926B75A" w14:textId="77777777" w:rsidTr="00BF50A4">
                          <w:trPr>
                            <w:trHeight w:val="216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5ACEAD33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45D77184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TR1</w:t>
                              </w:r>
                            </w:p>
                          </w:tc>
                          <w:tc>
                            <w:tcPr>
                              <w:tcW w:w="850" w:type="dxa"/>
                              <w:vMerge/>
                            </w:tcPr>
                            <w:p w14:paraId="752AB5AF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0288E786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启动</w:t>
                              </w:r>
                              <w:ins w:id="625" w:author="Martin Ma" w:date="2025-08-03T21:42:00Z" w16du:dateUtc="2025-08-04T04:42:00Z">
                                <w:r>
                                  <w:rPr>
                                    <w:rFonts w:eastAsia="等线" w:cs="Times New Roman" w:hint="eastAsia"/>
                                  </w:rPr>
                                  <w:t xml:space="preserve">=1 </w:t>
                                </w:r>
                              </w:ins>
                              <w:r w:rsidRPr="00853831">
                                <w:rPr>
                                  <w:rFonts w:eastAsia="等线" w:cs="Times New Roman"/>
                                </w:rPr>
                                <w:t>/</w:t>
                              </w:r>
                              <w:ins w:id="626" w:author="Martin Ma" w:date="2025-08-03T21:42:00Z" w16du:dateUtc="2025-08-04T04:42:00Z">
                                <w:r>
                                  <w:rPr>
                                    <w:rFonts w:eastAsia="等线" w:cs="Times New Roman" w:hint="eastAsia"/>
                                  </w:rPr>
                                  <w:t xml:space="preserve"> </w:t>
                                </w:r>
                              </w:ins>
                              <w:r w:rsidRPr="00853831">
                                <w:rPr>
                                  <w:rFonts w:eastAsia="等线" w:cs="Times New Roman"/>
                                </w:rPr>
                                <w:t>停止</w:t>
                              </w:r>
                              <w:ins w:id="627" w:author="Martin Ma" w:date="2025-08-03T21:42:00Z" w16du:dateUtc="2025-08-04T04:42:00Z">
                                <w:r>
                                  <w:rPr>
                                    <w:rFonts w:eastAsia="等线" w:cs="Times New Roman" w:hint="eastAsia"/>
                                  </w:rPr>
                                  <w:t>=0</w:t>
                                </w:r>
                              </w:ins>
                              <w:r w:rsidRPr="00853831">
                                <w:rPr>
                                  <w:rFonts w:eastAsia="等线" w:cs="Times New Roman"/>
                                </w:rPr>
                                <w:t>定时器</w:t>
                              </w:r>
                              <w:ins w:id="628" w:author="Martin Ma" w:date="2025-08-04T00:27:00Z" w16du:dateUtc="2025-08-04T07:27:00Z">
                                <w:r>
                                  <w:rPr>
                                    <w:rFonts w:ascii="等线" w:eastAsia="等线" w:hAnsi="等线" w:cs="Times New Roman" w:hint="eastAsia"/>
                                  </w:rPr>
                                  <w:t>①</w:t>
                                </w:r>
                              </w:ins>
                              <w:del w:id="629" w:author="Martin Ma" w:date="2025-08-03T21:42:00Z" w16du:dateUtc="2025-08-04T04:42:00Z">
                                <w:r w:rsidRPr="00853831" w:rsidDel="00EB3C5F">
                                  <w:rPr>
                                    <w:rFonts w:eastAsia="等线" w:cs="Times New Roman"/>
                                  </w:rPr>
                                  <w:delText>1</w:delText>
                                </w:r>
                              </w:del>
                              <w:del w:id="630" w:author="Martin Ma" w:date="2025-08-04T00:27:00Z" w16du:dateUtc="2025-08-04T07:27:00Z">
                                <w:r w:rsidRPr="00853831" w:rsidDel="007B538D">
                                  <w:rPr>
                                    <w:rFonts w:eastAsia="等线" w:cs="Times New Roman"/>
                                  </w:rPr>
                                  <w:delText xml:space="preserve"> </w:delText>
                                </w:r>
                              </w:del>
                            </w:p>
                          </w:tc>
                        </w:tr>
                        <w:tr w:rsidR="0012288A" w:rsidRPr="00853831" w14:paraId="09D6E1EC" w14:textId="77777777" w:rsidTr="00BF50A4">
                          <w:trPr>
                            <w:trHeight w:val="121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3D54CFF7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79BB0028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TF0</w:t>
                              </w:r>
                            </w:p>
                          </w:tc>
                          <w:tc>
                            <w:tcPr>
                              <w:tcW w:w="850" w:type="dxa"/>
                              <w:vMerge/>
                            </w:tcPr>
                            <w:p w14:paraId="1601FF09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65A1C386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定时器0溢出中断标志位</w:t>
                              </w:r>
                              <w:r>
                                <w:rPr>
                                  <w:rFonts w:eastAsia="等线" w:cs="Times New Roman" w:hint="eastAsia"/>
                                </w:rPr>
                                <w:t>, 在</w:t>
                              </w:r>
                              <w:r w:rsidRPr="00853831">
                                <w:rPr>
                                  <w:rFonts w:eastAsia="等线" w:cs="Times New Roman"/>
                                </w:rPr>
                                <w:t>中断</w:t>
                              </w:r>
                              <w:r>
                                <w:rPr>
                                  <w:rFonts w:eastAsia="等线" w:cs="Times New Roman" w:hint="eastAsia"/>
                                </w:rPr>
                                <w:t>函数里自动</w:t>
                              </w:r>
                              <w:r w:rsidRPr="00853831">
                                <w:rPr>
                                  <w:rFonts w:eastAsia="等线" w:cs="Times New Roman"/>
                                </w:rPr>
                                <w:t>清0</w:t>
                              </w:r>
                            </w:p>
                          </w:tc>
                        </w:tr>
                        <w:tr w:rsidR="0012288A" w:rsidRPr="00853831" w14:paraId="67098AAC" w14:textId="77777777" w:rsidTr="00BF50A4">
                          <w:trPr>
                            <w:trHeight w:val="280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13A5BFFA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58C297DC" w14:textId="77777777" w:rsidR="0012288A" w:rsidRPr="00853831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TR0</w:t>
                              </w:r>
                            </w:p>
                          </w:tc>
                          <w:tc>
                            <w:tcPr>
                              <w:tcW w:w="850" w:type="dxa"/>
                              <w:vMerge/>
                            </w:tcPr>
                            <w:p w14:paraId="3C48BC0C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4D62EC21" w14:textId="77777777" w:rsidR="0012288A" w:rsidRPr="00853831" w:rsidRDefault="0012288A" w:rsidP="00853831">
                              <w:pPr>
                                <w:rPr>
                                  <w:rFonts w:eastAsia="等线" w:cs="Times New Roman" w:hint="eastAsia"/>
                                </w:rPr>
                              </w:pPr>
                              <w:r w:rsidRPr="00853831">
                                <w:rPr>
                                  <w:rFonts w:eastAsia="等线" w:cs="Times New Roman"/>
                                </w:rPr>
                                <w:t>启动</w:t>
                              </w:r>
                              <w:ins w:id="631" w:author="Martin Ma" w:date="2025-08-03T21:42:00Z" w16du:dateUtc="2025-08-04T04:42:00Z">
                                <w:r>
                                  <w:rPr>
                                    <w:rFonts w:eastAsia="等线" w:cs="Times New Roman" w:hint="eastAsia"/>
                                  </w:rPr>
                                  <w:t>=1</w:t>
                                </w:r>
                              </w:ins>
                              <w:r>
                                <w:rPr>
                                  <w:rFonts w:eastAsia="等线" w:cs="Times New Roman" w:hint="eastAsia"/>
                                </w:rPr>
                                <w:t xml:space="preserve"> </w:t>
                              </w:r>
                              <w:r w:rsidRPr="00853831">
                                <w:rPr>
                                  <w:rFonts w:eastAsia="等线" w:cs="Times New Roman"/>
                                </w:rPr>
                                <w:t>/</w:t>
                              </w:r>
                              <w:r>
                                <w:rPr>
                                  <w:rFonts w:eastAsia="等线" w:cs="Times New Roman" w:hint="eastAsia"/>
                                </w:rPr>
                                <w:t xml:space="preserve"> </w:t>
                              </w:r>
                              <w:r w:rsidRPr="00853831">
                                <w:rPr>
                                  <w:rFonts w:eastAsia="等线" w:cs="Times New Roman"/>
                                </w:rPr>
                                <w:t>停止</w:t>
                              </w:r>
                              <w:ins w:id="632" w:author="Martin Ma" w:date="2025-08-03T21:42:00Z" w16du:dateUtc="2025-08-04T04:42:00Z">
                                <w:r>
                                  <w:rPr>
                                    <w:rFonts w:eastAsia="等线" w:cs="Times New Roman" w:hint="eastAsia"/>
                                  </w:rPr>
                                  <w:t>=0</w:t>
                                </w:r>
                              </w:ins>
                              <w:r w:rsidRPr="00853831">
                                <w:rPr>
                                  <w:rFonts w:eastAsia="等线" w:cs="Times New Roman"/>
                                </w:rPr>
                                <w:t>定时器</w:t>
                              </w:r>
                              <w:ins w:id="633" w:author="Martin Ma" w:date="2025-08-04T00:27:00Z" w16du:dateUtc="2025-08-04T07:27:00Z">
                                <w:r w:rsidRPr="007B538D">
                                  <w:rPr>
                                    <w:rFonts w:eastAsia="等线" w:cs="Times New Roman" w:hint="eastAsia"/>
                                    <w:color w:val="000000" w:themeColor="text1"/>
                                    <w:sz w:val="24"/>
                                    <w:szCs w:val="24"/>
                                    <w:rPrChange w:id="634" w:author="Martin Ma" w:date="2025-08-04T00:27:00Z" w16du:dateUtc="2025-08-04T07:27:00Z">
                                      <w:rPr>
                                        <w:rFonts w:eastAsia="等线" w:cs="Times New Roman" w:hint="eastAsia"/>
                                        <w:color w:val="215E99" w:themeColor="text2" w:themeTint="BF"/>
                                      </w:rPr>
                                    </w:rPrChange>
                                  </w:rPr>
                                  <w:sym w:font="Wingdings" w:char="F080"/>
                                </w:r>
                              </w:ins>
                              <w:del w:id="635" w:author="Martin Ma" w:date="2025-08-03T21:42:00Z" w16du:dateUtc="2025-08-04T04:42:00Z">
                                <w:r w:rsidRPr="00853831" w:rsidDel="00EB3C5F">
                                  <w:rPr>
                                    <w:rFonts w:eastAsia="等线" w:cs="Times New Roman"/>
                                  </w:rPr>
                                  <w:delText>0</w:delText>
                                </w:r>
                              </w:del>
                            </w:p>
                          </w:tc>
                        </w:tr>
                        <w:tr w:rsidR="0012288A" w:rsidRPr="00853831" w14:paraId="147ABC9C" w14:textId="77777777" w:rsidTr="00BF50A4">
                          <w:trPr>
                            <w:trHeight w:val="198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7419DCC5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1F376E2D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IE1</w:t>
                              </w:r>
                            </w:p>
                          </w:tc>
                          <w:tc>
                            <w:tcPr>
                              <w:tcW w:w="850" w:type="dxa"/>
                              <w:vMerge w:val="restart"/>
                              <w:vAlign w:val="center"/>
                            </w:tcPr>
                            <w:p w14:paraId="2C8A6A86" w14:textId="77777777" w:rsidR="0012288A" w:rsidRPr="006C1155" w:rsidRDefault="0012288A" w:rsidP="00853831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外部中断INT</w:t>
                              </w: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552556AB" w14:textId="77777777" w:rsidR="0012288A" w:rsidRPr="006C1155" w:rsidRDefault="0012288A" w:rsidP="00853831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外部中断INT0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请求标志位</w:t>
                              </w:r>
                              <w:r w:rsidRPr="006C1155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, 在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中断</w:t>
                              </w:r>
                              <w:r w:rsidRPr="006C1155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函数里自动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清0</w:t>
                              </w:r>
                            </w:p>
                          </w:tc>
                        </w:tr>
                        <w:tr w:rsidR="0012288A" w:rsidRPr="00853831" w14:paraId="75920FE4" w14:textId="77777777" w:rsidTr="00BF50A4">
                          <w:trPr>
                            <w:trHeight w:val="276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43A26205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4797403E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IT1</w:t>
                              </w:r>
                            </w:p>
                          </w:tc>
                          <w:tc>
                            <w:tcPr>
                              <w:tcW w:w="850" w:type="dxa"/>
                              <w:vMerge/>
                            </w:tcPr>
                            <w:p w14:paraId="10886FFB" w14:textId="77777777" w:rsidR="0012288A" w:rsidRPr="006C1155" w:rsidRDefault="0012288A" w:rsidP="00853831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5D3CA169" w14:textId="77777777" w:rsidR="0012288A" w:rsidRDefault="0012288A" w:rsidP="00853831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外部中断1触发方式</w:t>
                              </w:r>
                            </w:p>
                            <w:p w14:paraId="7A091FF1" w14:textId="77777777" w:rsidR="0012288A" w:rsidRDefault="0012288A" w:rsidP="00853831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ins w:id="636" w:author="Martin Ma" w:date="2025-08-04T00:28:00Z" w16du:dateUtc="2025-08-04T07:2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= </w:t>
                                </w:r>
                              </w:ins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1</w:t>
                              </w:r>
                              <w:del w:id="637" w:author="Martin Ma" w:date="2025-08-04T00:28:00Z" w16du:dateUtc="2025-08-04T07:28:00Z">
                                <w:r w:rsidRPr="006C1155" w:rsidDel="007B0136"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delText>=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下降沿触发</w:t>
                              </w:r>
                              <w:del w:id="638" w:author="Martin Ma" w:date="2025-08-04T00:28:00Z" w16du:dateUtc="2025-08-04T07:28:00Z">
                                <w:r w:rsidRPr="006C1155" w:rsidDel="007B0136"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delText>,</w:delText>
                                </w:r>
                              </w:del>
                              <w:ins w:id="639" w:author="Martin Ma" w:date="2025-08-04T00:28:00Z" w16du:dateUtc="2025-08-04T07:2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;  </w:t>
                                </w:r>
                              </w:ins>
                              <w:del w:id="640" w:author="Martin Ma" w:date="2025-08-04T00:28:00Z" w16du:dateUtc="2025-08-04T07:28:00Z">
                                <w:r w:rsidRPr="006C1155" w:rsidDel="007B0136"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delText xml:space="preserve"> </w:delText>
                                </w:r>
                              </w:del>
                              <w:ins w:id="641" w:author="Martin Ma" w:date="2025-08-04T00:28:00Z" w16du:dateUtc="2025-08-04T07:2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= </w:t>
                                </w:r>
                              </w:ins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0</w:t>
                              </w:r>
                              <w:ins w:id="642" w:author="Martin Ma" w:date="2025-08-04T00:29:00Z" w16du:dateUtc="2025-08-04T07:29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低</w:t>
                                </w:r>
                              </w:ins>
                              <w:del w:id="643" w:author="Martin Ma" w:date="2025-08-04T00:28:00Z" w16du:dateUtc="2025-08-04T07:28:00Z">
                                <w:r w:rsidRPr="006C1155" w:rsidDel="007B0136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=低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电平触发</w:t>
                              </w:r>
                            </w:p>
                            <w:p w14:paraId="4B1B68D8" w14:textId="77777777" w:rsidR="0012288A" w:rsidRPr="006C1155" w:rsidRDefault="0012288A" w:rsidP="00853831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</w:p>
                          </w:tc>
                        </w:tr>
                        <w:tr w:rsidR="0012288A" w:rsidRPr="00853831" w14:paraId="7A67A8F9" w14:textId="77777777" w:rsidTr="00BF50A4">
                          <w:trPr>
                            <w:trHeight w:val="424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7F788D78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4ED8274F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IE0</w:t>
                              </w:r>
                            </w:p>
                          </w:tc>
                          <w:tc>
                            <w:tcPr>
                              <w:tcW w:w="850" w:type="dxa"/>
                              <w:vMerge/>
                            </w:tcPr>
                            <w:p w14:paraId="5568DF22" w14:textId="77777777" w:rsidR="0012288A" w:rsidRPr="006C1155" w:rsidRDefault="0012288A" w:rsidP="00BF50A4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33450899" w14:textId="77777777" w:rsidR="0012288A" w:rsidRPr="006C1155" w:rsidRDefault="0012288A" w:rsidP="00BF50A4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外部中断INT0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请求标志位</w:t>
                              </w:r>
                              <w:r w:rsidRPr="006C1155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, 在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中断</w:t>
                              </w:r>
                              <w:r w:rsidRPr="006C1155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函数里自动</w:t>
                              </w: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清0</w:t>
                              </w:r>
                            </w:p>
                          </w:tc>
                        </w:tr>
                        <w:tr w:rsidR="0012288A" w:rsidRPr="00853831" w14:paraId="2A31169B" w14:textId="77777777" w:rsidTr="00BF50A4">
                          <w:trPr>
                            <w:trHeight w:val="184"/>
                          </w:trPr>
                          <w:tc>
                            <w:tcPr>
                              <w:tcW w:w="846" w:type="dxa"/>
                              <w:vAlign w:val="center"/>
                              <w:hideMark/>
                            </w:tcPr>
                            <w:p w14:paraId="75CA5F06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709" w:type="dxa"/>
                              <w:vAlign w:val="center"/>
                              <w:hideMark/>
                            </w:tcPr>
                            <w:p w14:paraId="6FAC7212" w14:textId="77777777" w:rsidR="0012288A" w:rsidRPr="006C1155" w:rsidRDefault="0012288A" w:rsidP="00BF50A4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IT0</w:t>
                              </w:r>
                            </w:p>
                          </w:tc>
                          <w:tc>
                            <w:tcPr>
                              <w:tcW w:w="850" w:type="dxa"/>
                              <w:vMerge/>
                            </w:tcPr>
                            <w:p w14:paraId="45A11759" w14:textId="77777777" w:rsidR="0012288A" w:rsidRPr="006C1155" w:rsidRDefault="0012288A" w:rsidP="00BF50A4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</w:p>
                          </w:tc>
                          <w:tc>
                            <w:tcPr>
                              <w:tcW w:w="2954" w:type="dxa"/>
                              <w:vAlign w:val="center"/>
                              <w:hideMark/>
                            </w:tcPr>
                            <w:p w14:paraId="50098015" w14:textId="77777777" w:rsidR="0012288A" w:rsidRPr="006C1155" w:rsidRDefault="0012288A" w:rsidP="00BF50A4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外部中断0触发方式</w:t>
                              </w:r>
                              <w:r w:rsidRPr="006C1155"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  <w:t>:</w:t>
                              </w:r>
                            </w:p>
                            <w:p w14:paraId="17837BCD" w14:textId="77777777" w:rsidR="0012288A" w:rsidRPr="006C1155" w:rsidRDefault="0012288A" w:rsidP="00BF50A4">
                              <w:pPr>
                                <w:rPr>
                                  <w:rFonts w:eastAsia="等线" w:cs="Times New Roman" w:hint="eastAsia"/>
                                  <w:color w:val="215E99" w:themeColor="text2" w:themeTint="BF"/>
                                </w:rPr>
                              </w:pPr>
                              <w:ins w:id="644" w:author="Martin Ma" w:date="2025-08-04T00:28:00Z" w16du:dateUtc="2025-08-04T07:2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= </w:t>
                                </w:r>
                              </w:ins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1</w:t>
                              </w:r>
                              <w:del w:id="645" w:author="Martin Ma" w:date="2025-08-04T00:28:00Z" w16du:dateUtc="2025-08-04T07:28:00Z">
                                <w:r w:rsidRPr="006C1155" w:rsidDel="007B0136"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delText>=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下降沿触发</w:t>
                              </w:r>
                              <w:del w:id="646" w:author="Martin Ma" w:date="2025-08-04T00:28:00Z" w16du:dateUtc="2025-08-04T07:28:00Z">
                                <w:r w:rsidRPr="006C1155" w:rsidDel="007B0136"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delText>,</w:delText>
                                </w:r>
                              </w:del>
                              <w:ins w:id="647" w:author="Martin Ma" w:date="2025-08-04T00:28:00Z" w16du:dateUtc="2025-08-04T07:2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;  </w:t>
                                </w:r>
                              </w:ins>
                              <w:del w:id="648" w:author="Martin Ma" w:date="2025-08-04T00:28:00Z" w16du:dateUtc="2025-08-04T07:28:00Z">
                                <w:r w:rsidRPr="006C1155" w:rsidDel="007B0136"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delText xml:space="preserve"> </w:delText>
                                </w:r>
                              </w:del>
                              <w:ins w:id="649" w:author="Martin Ma" w:date="2025-08-04T00:28:00Z" w16du:dateUtc="2025-08-04T07:28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 xml:space="preserve">= </w:t>
                                </w:r>
                              </w:ins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0</w:t>
                              </w:r>
                              <w:ins w:id="650" w:author="Martin Ma" w:date="2025-08-04T00:29:00Z" w16du:dateUtc="2025-08-04T07:29:00Z">
                                <w:r>
                                  <w:rPr>
                                    <w:rFonts w:eastAsia="等线" w:cs="Times New Roman" w:hint="eastAsia"/>
                                    <w:color w:val="215E99" w:themeColor="text2" w:themeTint="BF"/>
                                  </w:rPr>
                                  <w:t>低</w:t>
                                </w:r>
                              </w:ins>
                              <w:del w:id="651" w:author="Martin Ma" w:date="2025-08-04T00:28:00Z" w16du:dateUtc="2025-08-04T07:28:00Z">
                                <w:r w:rsidRPr="006C1155" w:rsidDel="007B0136">
                                  <w:rPr>
                                    <w:rFonts w:eastAsia="等线" w:cs="Times New Roman"/>
                                    <w:color w:val="215E99" w:themeColor="text2" w:themeTint="BF"/>
                                  </w:rPr>
                                  <w:delText>=低</w:delText>
                                </w:r>
                              </w:del>
                              <w:r w:rsidRPr="006C1155">
                                <w:rPr>
                                  <w:rFonts w:eastAsia="等线" w:cs="Times New Roman"/>
                                  <w:color w:val="215E99" w:themeColor="text2" w:themeTint="BF"/>
                                </w:rPr>
                                <w:t>电平触发</w:t>
                              </w:r>
                            </w:p>
                          </w:tc>
                        </w:tr>
                      </w:tbl>
                      <w:p w14:paraId="383CF573" w14:textId="77777777" w:rsidR="0012288A" w:rsidRPr="00D05A90" w:rsidRDefault="0012288A" w:rsidP="0012288A">
                        <w:pPr>
                          <w:spacing w:line="360" w:lineRule="auto"/>
                          <w:rPr>
                            <w:rFonts w:eastAsiaTheme="minorEastAsia" w:hint="eastAsia"/>
                            <w:color w:val="EE0000"/>
                            <w:szCs w:val="18"/>
                            <w:rPrChange w:id="652" w:author="Martin Ma" w:date="2025-08-03T22:23:00Z" w16du:dateUtc="2025-08-04T05:23:00Z">
                              <w:rPr>
                                <w:rFonts w:eastAsiaTheme="minorEastAsia" w:hint="eastAsia"/>
                                <w:szCs w:val="18"/>
                              </w:rPr>
                            </w:rPrChange>
                          </w:rPr>
                        </w:pPr>
                        <w:r w:rsidRPr="00D05A90">
                          <w:rPr>
                            <w:rFonts w:eastAsiaTheme="minorEastAsia" w:hint="eastAsia"/>
                            <w:color w:val="EE0000"/>
                            <w:szCs w:val="18"/>
                            <w:rPrChange w:id="653" w:author="Martin Ma" w:date="2025-08-03T22:23:00Z" w16du:dateUtc="2025-08-04T05:23:00Z">
                              <w:rPr>
                                <w:rFonts w:eastAsiaTheme="minorEastAsia" w:hint="eastAsia"/>
                                <w:szCs w:val="18"/>
                              </w:rPr>
                            </w:rPrChange>
                          </w:rPr>
                          <w:t>如果没用进入中断函数,</w:t>
                        </w:r>
                        <w:ins w:id="654" w:author="Martin Ma" w:date="2025-07-02T19:14:00Z" w16du:dateUtc="2025-07-03T02:14:00Z">
                          <w:r w:rsidRPr="00D05A90">
                            <w:rPr>
                              <w:rFonts w:eastAsiaTheme="minorEastAsia" w:hint="eastAsia"/>
                              <w:color w:val="EE0000"/>
                              <w:szCs w:val="18"/>
                              <w:rPrChange w:id="655" w:author="Martin Ma" w:date="2025-08-03T22:23:00Z" w16du:dateUtc="2025-08-04T05:23:00Z">
                                <w:rPr>
                                  <w:rFonts w:eastAsiaTheme="minorEastAsia" w:hint="eastAsia"/>
                                  <w:szCs w:val="18"/>
                                </w:rPr>
                              </w:rPrChange>
                            </w:rPr>
                            <w:t xml:space="preserve"> </w:t>
                          </w:r>
                        </w:ins>
                        <w:r w:rsidRPr="00D05A90">
                          <w:rPr>
                            <w:rFonts w:eastAsiaTheme="minorEastAsia" w:hint="eastAsia"/>
                            <w:color w:val="EE0000"/>
                            <w:szCs w:val="18"/>
                            <w:rPrChange w:id="656" w:author="Martin Ma" w:date="2025-08-03T22:23:00Z" w16du:dateUtc="2025-08-04T05:23:00Z">
                              <w:rPr>
                                <w:rFonts w:eastAsiaTheme="minorEastAsia" w:hint="eastAsia"/>
                                <w:szCs w:val="18"/>
                              </w:rPr>
                            </w:rPrChange>
                          </w:rPr>
                          <w:t>则IEx和TFx需要手动清零</w:t>
                        </w:r>
                        <w:ins w:id="657" w:author="Martin Ma" w:date="2025-08-03T22:23:00Z" w16du:dateUtc="2025-08-04T05:23:00Z">
                          <w:r w:rsidRPr="00D05A90">
                            <w:rPr>
                              <w:rFonts w:eastAsiaTheme="minorEastAsia" w:hint="eastAsia"/>
                              <w:color w:val="EE0000"/>
                              <w:szCs w:val="18"/>
                              <w:rPrChange w:id="658" w:author="Martin Ma" w:date="2025-08-03T22:23:00Z" w16du:dateUtc="2025-08-04T05:23:00Z">
                                <w:rPr>
                                  <w:rFonts w:eastAsiaTheme="minorEastAsia" w:hint="eastAsia"/>
                                  <w:szCs w:val="18"/>
                                </w:rPr>
                              </w:rPrChange>
                            </w:rPr>
                            <w:t>。</w:t>
                          </w:r>
                        </w:ins>
                        <w:del w:id="659" w:author="Martin Ma" w:date="2025-08-03T22:23:00Z" w16du:dateUtc="2025-08-04T05:23:00Z">
                          <w:r w:rsidRPr="00D05A90" w:rsidDel="00D05A90">
                            <w:rPr>
                              <w:rFonts w:eastAsiaTheme="minorEastAsia" w:hint="eastAsia"/>
                              <w:color w:val="EE0000"/>
                              <w:szCs w:val="18"/>
                              <w:rPrChange w:id="660" w:author="Martin Ma" w:date="2025-08-03T22:23:00Z" w16du:dateUtc="2025-08-04T05:23:00Z">
                                <w:rPr>
                                  <w:rFonts w:eastAsiaTheme="minorEastAsia" w:hint="eastAsia"/>
                                  <w:szCs w:val="18"/>
                                </w:rPr>
                              </w:rPrChange>
                            </w:rPr>
                            <w:delText xml:space="preserve">, </w:delText>
                          </w:r>
                        </w:del>
                        <w:r w:rsidRPr="00D05A90">
                          <w:rPr>
                            <w:rFonts w:eastAsiaTheme="minorEastAsia" w:hint="eastAsia"/>
                            <w:color w:val="EE0000"/>
                            <w:szCs w:val="18"/>
                            <w:rPrChange w:id="661" w:author="Martin Ma" w:date="2025-08-03T22:23:00Z" w16du:dateUtc="2025-08-04T05:23:00Z">
                              <w:rPr>
                                <w:rFonts w:eastAsiaTheme="minorEastAsia" w:hint="eastAsia"/>
                                <w:szCs w:val="18"/>
                              </w:rPr>
                            </w:rPrChange>
                          </w:rPr>
                          <w:t>在中断函数里的自动清0</w:t>
                        </w:r>
                        <w:r>
                          <w:rPr>
                            <w:rFonts w:eastAsiaTheme="minorEastAsia" w:hint="eastAsia"/>
                            <w:color w:val="EE0000"/>
                            <w:szCs w:val="18"/>
                          </w:rPr>
                          <w:t>。</w:t>
                        </w:r>
                      </w:p>
                    </w:txbxContent>
                  </v:textbox>
                </v:shape>
              </w:pict>
            </mc:Fallback>
          </mc:AlternateContent>
        </w:r>
      </w:del>
    </w:p>
    <w:p w14:paraId="7116D58E" w14:textId="626FF738" w:rsidR="0012288A" w:rsidRPr="00220F8F" w:rsidDel="009A6624" w:rsidRDefault="0012288A" w:rsidP="00220F8F">
      <w:pPr>
        <w:ind w:firstLineChars="1100" w:firstLine="1760"/>
        <w:rPr>
          <w:del w:id="66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63" w:author="Martin Ma" w:date="2025-10-25T16:49:00Z" w16du:dateUtc="2025-10-25T23:49:00Z">
            <w:rPr>
              <w:del w:id="664" w:author="Martin Ma" w:date="2025-10-25T16:33:00Z" w16du:dateUtc="2025-10-25T23:33:00Z"/>
              <w:rFonts w:eastAsiaTheme="minorEastAsia"/>
              <w:szCs w:val="16"/>
            </w:rPr>
          </w:rPrChange>
        </w:rPr>
        <w:pPrChange w:id="665" w:author="Martin Ma" w:date="2025-10-25T16:50:00Z" w16du:dateUtc="2025-10-25T23:50:00Z">
          <w:pPr/>
        </w:pPrChange>
      </w:pPr>
    </w:p>
    <w:p w14:paraId="140B959C" w14:textId="7C6C1BF2" w:rsidR="0012288A" w:rsidRPr="00220F8F" w:rsidDel="009A6624" w:rsidRDefault="0012288A" w:rsidP="00220F8F">
      <w:pPr>
        <w:ind w:firstLineChars="1100" w:firstLine="1760"/>
        <w:rPr>
          <w:del w:id="66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67" w:author="Martin Ma" w:date="2025-10-25T16:49:00Z" w16du:dateUtc="2025-10-25T23:49:00Z">
            <w:rPr>
              <w:del w:id="668" w:author="Martin Ma" w:date="2025-10-25T16:33:00Z" w16du:dateUtc="2025-10-25T23:33:00Z"/>
              <w:rFonts w:eastAsiaTheme="minorEastAsia"/>
              <w:szCs w:val="16"/>
            </w:rPr>
          </w:rPrChange>
        </w:rPr>
        <w:pPrChange w:id="669" w:author="Martin Ma" w:date="2025-10-25T16:50:00Z" w16du:dateUtc="2025-10-25T23:50:00Z">
          <w:pPr/>
        </w:pPrChange>
      </w:pPr>
    </w:p>
    <w:p w14:paraId="1B77403D" w14:textId="5A7915BD" w:rsidR="0012288A" w:rsidRPr="00220F8F" w:rsidDel="009A6624" w:rsidRDefault="0012288A" w:rsidP="00220F8F">
      <w:pPr>
        <w:ind w:firstLineChars="1100" w:firstLine="1760"/>
        <w:rPr>
          <w:del w:id="67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71" w:author="Martin Ma" w:date="2025-10-25T16:49:00Z" w16du:dateUtc="2025-10-25T23:49:00Z">
            <w:rPr>
              <w:del w:id="672" w:author="Martin Ma" w:date="2025-10-25T16:33:00Z" w16du:dateUtc="2025-10-25T23:33:00Z"/>
              <w:rFonts w:eastAsiaTheme="minorEastAsia"/>
              <w:szCs w:val="16"/>
            </w:rPr>
          </w:rPrChange>
        </w:rPr>
        <w:pPrChange w:id="673" w:author="Martin Ma" w:date="2025-10-25T16:50:00Z" w16du:dateUtc="2025-10-25T23:50:00Z">
          <w:pPr/>
        </w:pPrChange>
      </w:pPr>
    </w:p>
    <w:p w14:paraId="48E83156" w14:textId="7243D331" w:rsidR="0012288A" w:rsidRPr="00220F8F" w:rsidDel="009A6624" w:rsidRDefault="0012288A" w:rsidP="00220F8F">
      <w:pPr>
        <w:ind w:firstLineChars="1100" w:firstLine="1760"/>
        <w:rPr>
          <w:del w:id="67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75" w:author="Martin Ma" w:date="2025-10-25T16:49:00Z" w16du:dateUtc="2025-10-25T23:49:00Z">
            <w:rPr>
              <w:del w:id="676" w:author="Martin Ma" w:date="2025-10-25T16:33:00Z" w16du:dateUtc="2025-10-25T23:33:00Z"/>
              <w:rFonts w:eastAsiaTheme="minorEastAsia"/>
              <w:szCs w:val="16"/>
            </w:rPr>
          </w:rPrChange>
        </w:rPr>
        <w:pPrChange w:id="677" w:author="Martin Ma" w:date="2025-10-25T16:50:00Z" w16du:dateUtc="2025-10-25T23:50:00Z">
          <w:pPr/>
        </w:pPrChange>
      </w:pPr>
    </w:p>
    <w:p w14:paraId="0EB98D88" w14:textId="2F09EF58" w:rsidR="0012288A" w:rsidRPr="00220F8F" w:rsidDel="009A6624" w:rsidRDefault="0012288A" w:rsidP="00220F8F">
      <w:pPr>
        <w:ind w:firstLineChars="1100" w:firstLine="1760"/>
        <w:rPr>
          <w:del w:id="67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79" w:author="Martin Ma" w:date="2025-10-25T16:49:00Z" w16du:dateUtc="2025-10-25T23:49:00Z">
            <w:rPr>
              <w:del w:id="680" w:author="Martin Ma" w:date="2025-10-25T16:33:00Z" w16du:dateUtc="2025-10-25T23:33:00Z"/>
              <w:rFonts w:eastAsiaTheme="minorEastAsia"/>
              <w:szCs w:val="16"/>
            </w:rPr>
          </w:rPrChange>
        </w:rPr>
        <w:pPrChange w:id="681" w:author="Martin Ma" w:date="2025-10-25T16:50:00Z" w16du:dateUtc="2025-10-25T23:50:00Z">
          <w:pPr/>
        </w:pPrChange>
      </w:pPr>
    </w:p>
    <w:p w14:paraId="7F775359" w14:textId="2B2FD637" w:rsidR="0012288A" w:rsidRPr="00220F8F" w:rsidDel="009A6624" w:rsidRDefault="0012288A" w:rsidP="00220F8F">
      <w:pPr>
        <w:ind w:firstLineChars="1100" w:firstLine="1760"/>
        <w:rPr>
          <w:del w:id="68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83" w:author="Martin Ma" w:date="2025-10-25T16:49:00Z" w16du:dateUtc="2025-10-25T23:49:00Z">
            <w:rPr>
              <w:del w:id="684" w:author="Martin Ma" w:date="2025-10-25T16:33:00Z" w16du:dateUtc="2025-10-25T23:33:00Z"/>
              <w:rFonts w:eastAsiaTheme="minorEastAsia"/>
              <w:szCs w:val="16"/>
            </w:rPr>
          </w:rPrChange>
        </w:rPr>
        <w:pPrChange w:id="685" w:author="Martin Ma" w:date="2025-10-25T16:50:00Z" w16du:dateUtc="2025-10-25T23:50:00Z">
          <w:pPr/>
        </w:pPrChange>
      </w:pPr>
    </w:p>
    <w:p w14:paraId="1FC57F56" w14:textId="6539CE40" w:rsidR="0012288A" w:rsidRPr="00220F8F" w:rsidDel="009A6624" w:rsidRDefault="0012288A" w:rsidP="00220F8F">
      <w:pPr>
        <w:ind w:firstLineChars="1100" w:firstLine="1760"/>
        <w:rPr>
          <w:del w:id="68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87" w:author="Martin Ma" w:date="2025-10-25T16:49:00Z" w16du:dateUtc="2025-10-25T23:49:00Z">
            <w:rPr>
              <w:del w:id="688" w:author="Martin Ma" w:date="2025-10-25T16:33:00Z" w16du:dateUtc="2025-10-25T23:33:00Z"/>
              <w:rFonts w:eastAsiaTheme="minorEastAsia"/>
              <w:szCs w:val="16"/>
            </w:rPr>
          </w:rPrChange>
        </w:rPr>
        <w:pPrChange w:id="689" w:author="Martin Ma" w:date="2025-10-25T16:50:00Z" w16du:dateUtc="2025-10-25T23:50:00Z">
          <w:pPr/>
        </w:pPrChange>
      </w:pPr>
    </w:p>
    <w:p w14:paraId="76B2BF69" w14:textId="75AA5805" w:rsidR="0012288A" w:rsidRPr="00220F8F" w:rsidDel="009A6624" w:rsidRDefault="0012288A" w:rsidP="00220F8F">
      <w:pPr>
        <w:ind w:firstLineChars="1100" w:firstLine="1760"/>
        <w:rPr>
          <w:del w:id="69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91" w:author="Martin Ma" w:date="2025-10-25T16:49:00Z" w16du:dateUtc="2025-10-25T23:49:00Z">
            <w:rPr>
              <w:del w:id="692" w:author="Martin Ma" w:date="2025-10-25T16:33:00Z" w16du:dateUtc="2025-10-25T23:33:00Z"/>
              <w:rFonts w:eastAsiaTheme="minorEastAsia"/>
              <w:szCs w:val="16"/>
            </w:rPr>
          </w:rPrChange>
        </w:rPr>
        <w:pPrChange w:id="693" w:author="Martin Ma" w:date="2025-10-25T16:50:00Z" w16du:dateUtc="2025-10-25T23:50:00Z">
          <w:pPr/>
        </w:pPrChange>
      </w:pPr>
    </w:p>
    <w:p w14:paraId="42660FB0" w14:textId="22FFB1CD" w:rsidR="0012288A" w:rsidRPr="00220F8F" w:rsidDel="009A6624" w:rsidRDefault="0012288A" w:rsidP="00220F8F">
      <w:pPr>
        <w:ind w:firstLineChars="1100" w:firstLine="1760"/>
        <w:rPr>
          <w:del w:id="69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95" w:author="Martin Ma" w:date="2025-10-25T16:49:00Z" w16du:dateUtc="2025-10-25T23:49:00Z">
            <w:rPr>
              <w:del w:id="696" w:author="Martin Ma" w:date="2025-10-25T16:33:00Z" w16du:dateUtc="2025-10-25T23:33:00Z"/>
              <w:rFonts w:eastAsiaTheme="minorEastAsia"/>
              <w:szCs w:val="16"/>
            </w:rPr>
          </w:rPrChange>
        </w:rPr>
        <w:pPrChange w:id="697" w:author="Martin Ma" w:date="2025-10-25T16:50:00Z" w16du:dateUtc="2025-10-25T23:50:00Z">
          <w:pPr/>
        </w:pPrChange>
      </w:pPr>
    </w:p>
    <w:p w14:paraId="6074A62E" w14:textId="4654D439" w:rsidR="0012288A" w:rsidRPr="00220F8F" w:rsidDel="009A6624" w:rsidRDefault="0012288A" w:rsidP="00220F8F">
      <w:pPr>
        <w:ind w:firstLineChars="1100" w:firstLine="1760"/>
        <w:rPr>
          <w:del w:id="69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699" w:author="Martin Ma" w:date="2025-10-25T16:49:00Z" w16du:dateUtc="2025-10-25T23:49:00Z">
            <w:rPr>
              <w:del w:id="700" w:author="Martin Ma" w:date="2025-10-25T16:33:00Z" w16du:dateUtc="2025-10-25T23:33:00Z"/>
              <w:rFonts w:eastAsiaTheme="minorEastAsia"/>
              <w:szCs w:val="16"/>
            </w:rPr>
          </w:rPrChange>
        </w:rPr>
        <w:pPrChange w:id="701" w:author="Martin Ma" w:date="2025-10-25T16:50:00Z" w16du:dateUtc="2025-10-25T23:50:00Z">
          <w:pPr/>
        </w:pPrChange>
      </w:pPr>
    </w:p>
    <w:p w14:paraId="76182B58" w14:textId="3F5E64E0" w:rsidR="0012288A" w:rsidRPr="00220F8F" w:rsidDel="009A6624" w:rsidRDefault="0012288A" w:rsidP="00220F8F">
      <w:pPr>
        <w:ind w:firstLineChars="1100" w:firstLine="1760"/>
        <w:rPr>
          <w:del w:id="70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03" w:author="Martin Ma" w:date="2025-10-25T16:49:00Z" w16du:dateUtc="2025-10-25T23:49:00Z">
            <w:rPr>
              <w:del w:id="704" w:author="Martin Ma" w:date="2025-10-25T16:33:00Z" w16du:dateUtc="2025-10-25T23:33:00Z"/>
              <w:rFonts w:eastAsiaTheme="minorEastAsia"/>
              <w:szCs w:val="16"/>
            </w:rPr>
          </w:rPrChange>
        </w:rPr>
        <w:pPrChange w:id="705" w:author="Martin Ma" w:date="2025-10-25T16:50:00Z" w16du:dateUtc="2025-10-25T23:50:00Z">
          <w:pPr/>
        </w:pPrChange>
      </w:pPr>
    </w:p>
    <w:p w14:paraId="1843B9BF" w14:textId="2350BADF" w:rsidR="0012288A" w:rsidRPr="00220F8F" w:rsidDel="009A6624" w:rsidRDefault="0012288A" w:rsidP="00220F8F">
      <w:pPr>
        <w:ind w:firstLineChars="1100" w:firstLine="1760"/>
        <w:rPr>
          <w:del w:id="70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07" w:author="Martin Ma" w:date="2025-10-25T16:49:00Z" w16du:dateUtc="2025-10-25T23:49:00Z">
            <w:rPr>
              <w:del w:id="708" w:author="Martin Ma" w:date="2025-10-25T16:33:00Z" w16du:dateUtc="2025-10-25T23:33:00Z"/>
              <w:rFonts w:eastAsiaTheme="minorEastAsia"/>
              <w:szCs w:val="16"/>
            </w:rPr>
          </w:rPrChange>
        </w:rPr>
        <w:pPrChange w:id="709" w:author="Martin Ma" w:date="2025-10-25T16:50:00Z" w16du:dateUtc="2025-10-25T23:50:00Z">
          <w:pPr/>
        </w:pPrChange>
      </w:pPr>
    </w:p>
    <w:p w14:paraId="793981B7" w14:textId="6B1DBA27" w:rsidR="0012288A" w:rsidRPr="00220F8F" w:rsidDel="009A6624" w:rsidRDefault="0012288A" w:rsidP="00220F8F">
      <w:pPr>
        <w:ind w:firstLineChars="1100" w:firstLine="1760"/>
        <w:rPr>
          <w:del w:id="71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11" w:author="Martin Ma" w:date="2025-10-25T16:49:00Z" w16du:dateUtc="2025-10-25T23:49:00Z">
            <w:rPr>
              <w:del w:id="712" w:author="Martin Ma" w:date="2025-10-25T16:33:00Z" w16du:dateUtc="2025-10-25T23:33:00Z"/>
              <w:rFonts w:eastAsiaTheme="minorEastAsia"/>
              <w:szCs w:val="16"/>
            </w:rPr>
          </w:rPrChange>
        </w:rPr>
        <w:pPrChange w:id="713" w:author="Martin Ma" w:date="2025-10-25T16:50:00Z" w16du:dateUtc="2025-10-25T23:50:00Z">
          <w:pPr/>
        </w:pPrChange>
      </w:pPr>
    </w:p>
    <w:p w14:paraId="2E324590" w14:textId="6E7B4C65" w:rsidR="0012288A" w:rsidRPr="00220F8F" w:rsidDel="009A6624" w:rsidRDefault="0012288A" w:rsidP="00220F8F">
      <w:pPr>
        <w:ind w:firstLineChars="1100" w:firstLine="1760"/>
        <w:rPr>
          <w:del w:id="71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15" w:author="Martin Ma" w:date="2025-10-25T16:49:00Z" w16du:dateUtc="2025-10-25T23:49:00Z">
            <w:rPr>
              <w:del w:id="716" w:author="Martin Ma" w:date="2025-10-25T16:33:00Z" w16du:dateUtc="2025-10-25T23:33:00Z"/>
              <w:rFonts w:eastAsiaTheme="minorEastAsia"/>
              <w:szCs w:val="16"/>
            </w:rPr>
          </w:rPrChange>
        </w:rPr>
        <w:pPrChange w:id="717" w:author="Martin Ma" w:date="2025-10-25T16:50:00Z" w16du:dateUtc="2025-10-25T23:50:00Z">
          <w:pPr/>
        </w:pPrChange>
      </w:pPr>
    </w:p>
    <w:p w14:paraId="59A3775C" w14:textId="77777777" w:rsidR="0012288A" w:rsidRPr="00220F8F" w:rsidDel="00911198" w:rsidRDefault="0012288A" w:rsidP="00220F8F">
      <w:pPr>
        <w:ind w:firstLineChars="1100" w:firstLine="1760"/>
        <w:rPr>
          <w:del w:id="718" w:author="Martin Ma" w:date="2025-08-03T22:06:00Z" w16du:dateUtc="2025-08-04T05:06:00Z"/>
          <w:rFonts w:ascii="Times New Roman" w:eastAsiaTheme="minorEastAsia" w:hAnsi="Times New Roman" w:cs="Times New Roman"/>
          <w:szCs w:val="16"/>
          <w:rPrChange w:id="719" w:author="Martin Ma" w:date="2025-10-25T16:49:00Z" w16du:dateUtc="2025-10-25T23:49:00Z">
            <w:rPr>
              <w:del w:id="720" w:author="Martin Ma" w:date="2025-08-03T22:06:00Z" w16du:dateUtc="2025-08-04T05:06:00Z"/>
              <w:rFonts w:eastAsiaTheme="minorEastAsia"/>
              <w:szCs w:val="16"/>
            </w:rPr>
          </w:rPrChange>
        </w:rPr>
        <w:pPrChange w:id="721" w:author="Martin Ma" w:date="2025-10-25T16:50:00Z" w16du:dateUtc="2025-10-25T23:50:00Z">
          <w:pPr/>
        </w:pPrChange>
      </w:pPr>
    </w:p>
    <w:p w14:paraId="06033009" w14:textId="0B2EC3FE" w:rsidR="0012288A" w:rsidRPr="00220F8F" w:rsidDel="009A6624" w:rsidRDefault="0012288A" w:rsidP="00220F8F">
      <w:pPr>
        <w:ind w:firstLineChars="1100" w:firstLine="1760"/>
        <w:rPr>
          <w:del w:id="72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23" w:author="Martin Ma" w:date="2025-10-25T16:49:00Z" w16du:dateUtc="2025-10-25T23:49:00Z">
            <w:rPr>
              <w:del w:id="724" w:author="Martin Ma" w:date="2025-10-25T16:33:00Z" w16du:dateUtc="2025-10-25T23:33:00Z"/>
              <w:rFonts w:eastAsiaTheme="minorEastAsia"/>
              <w:szCs w:val="16"/>
            </w:rPr>
          </w:rPrChange>
        </w:rPr>
        <w:pPrChange w:id="725" w:author="Martin Ma" w:date="2025-10-25T16:50:00Z" w16du:dateUtc="2025-10-25T23:50:00Z">
          <w:pPr/>
        </w:pPrChange>
      </w:pPr>
    </w:p>
    <w:p w14:paraId="43568BBB" w14:textId="61600A04" w:rsidR="0012288A" w:rsidRPr="00220F8F" w:rsidDel="009A6624" w:rsidRDefault="0012288A" w:rsidP="00220F8F">
      <w:pPr>
        <w:ind w:firstLineChars="1100" w:firstLine="1760"/>
        <w:rPr>
          <w:del w:id="726" w:author="Martin Ma" w:date="2025-10-25T16:33:00Z" w16du:dateUtc="2025-10-25T23:33:00Z"/>
          <w:rFonts w:ascii="Times New Roman" w:eastAsiaTheme="minorEastAsia" w:hAnsi="Times New Roman" w:cs="Times New Roman"/>
          <w:b/>
          <w:bCs/>
          <w:szCs w:val="16"/>
          <w:rPrChange w:id="727" w:author="Martin Ma" w:date="2025-10-25T16:49:00Z" w16du:dateUtc="2025-10-25T23:49:00Z">
            <w:rPr>
              <w:del w:id="728" w:author="Martin Ma" w:date="2025-10-25T16:33:00Z" w16du:dateUtc="2025-10-25T23:33:00Z"/>
              <w:rFonts w:eastAsiaTheme="minorEastAsia"/>
              <w:b/>
              <w:bCs/>
              <w:szCs w:val="16"/>
            </w:rPr>
          </w:rPrChange>
        </w:rPr>
        <w:pPrChange w:id="729" w:author="Martin Ma" w:date="2025-10-25T16:50:00Z" w16du:dateUtc="2025-10-25T23:50:00Z">
          <w:pPr>
            <w:spacing w:line="276" w:lineRule="auto"/>
          </w:pPr>
        </w:pPrChange>
      </w:pPr>
      <w:del w:id="730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73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732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 xml:space="preserve"> (2) 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733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>定时器的时间计算</w:delText>
        </w:r>
      </w:del>
    </w:p>
    <w:p w14:paraId="6A3B6331" w14:textId="0B216BE4" w:rsidR="0012288A" w:rsidRPr="00220F8F" w:rsidDel="009A6624" w:rsidRDefault="0012288A" w:rsidP="00220F8F">
      <w:pPr>
        <w:ind w:firstLineChars="1100" w:firstLine="1760"/>
        <w:rPr>
          <w:del w:id="73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35" w:author="Martin Ma" w:date="2025-10-25T16:49:00Z" w16du:dateUtc="2025-10-25T23:49:00Z">
            <w:rPr>
              <w:del w:id="736" w:author="Martin Ma" w:date="2025-10-25T16:33:00Z" w16du:dateUtc="2025-10-25T23:33:00Z"/>
              <w:rFonts w:eastAsiaTheme="minorEastAsia"/>
              <w:szCs w:val="16"/>
            </w:rPr>
          </w:rPrChange>
        </w:rPr>
        <w:pPrChange w:id="737" w:author="Martin Ma" w:date="2025-10-25T16:50:00Z" w16du:dateUtc="2025-10-25T23:50:00Z">
          <w:pPr/>
        </w:pPrChange>
      </w:pPr>
      <w:del w:id="738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73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ab/>
          <w:delText xml:space="preserve"> THx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和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TLx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是定时器的高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8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位和低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5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8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位的寄存器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,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每次时间到后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4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(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5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溢出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5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)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5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要手动设置</w:delText>
        </w:r>
      </w:del>
    </w:p>
    <w:p w14:paraId="03593BFA" w14:textId="2C8304D6" w:rsidR="0012288A" w:rsidRPr="00220F8F" w:rsidDel="009A6624" w:rsidRDefault="0012288A" w:rsidP="00220F8F">
      <w:pPr>
        <w:ind w:firstLineChars="1100" w:firstLine="1760"/>
        <w:rPr>
          <w:del w:id="75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54" w:author="Martin Ma" w:date="2025-10-25T16:49:00Z" w16du:dateUtc="2025-10-25T23:49:00Z">
            <w:rPr>
              <w:del w:id="755" w:author="Martin Ma" w:date="2025-10-25T16:33:00Z" w16du:dateUtc="2025-10-25T23:33:00Z"/>
              <w:rFonts w:eastAsiaTheme="minorEastAsia"/>
              <w:szCs w:val="16"/>
            </w:rPr>
          </w:rPrChange>
        </w:rPr>
        <w:pPrChange w:id="756" w:author="Martin Ma" w:date="2025-10-25T16:50:00Z" w16du:dateUtc="2025-10-25T23:50:00Z">
          <w:pPr>
            <w:ind w:left="90" w:firstLine="420"/>
          </w:pPr>
        </w:pPrChange>
      </w:pPr>
      <w:del w:id="757" w:author="Martin Ma" w:date="2025-08-03T22:23:00Z" w16du:dateUtc="2025-08-04T05:23:00Z">
        <w:r w:rsidRPr="00220F8F" w:rsidDel="00AE7791">
          <w:rPr>
            <w:rFonts w:ascii="Times New Roman" w:eastAsiaTheme="minorEastAsia" w:hAnsi="Times New Roman" w:cs="Times New Roman"/>
            <w:szCs w:val="16"/>
            <w:rPrChange w:id="75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出</w:delText>
        </w:r>
      </w:del>
      <w:del w:id="759" w:author="Martin Ma" w:date="2025-08-03T22:25:00Z" w16du:dateUtc="2025-08-04T05:25:00Z">
        <w:r w:rsidRPr="00220F8F" w:rsidDel="00D05A90">
          <w:rPr>
            <w:rFonts w:ascii="Times New Roman" w:eastAsiaTheme="minorEastAsia" w:hAnsi="Times New Roman" w:cs="Times New Roman"/>
            <w:szCs w:val="16"/>
            <w:rPrChange w:id="76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发自动装载</w:delText>
        </w:r>
        <w:r w:rsidRPr="00220F8F" w:rsidDel="00D05A90">
          <w:rPr>
            <w:rFonts w:ascii="Times New Roman" w:eastAsiaTheme="minorEastAsia" w:hAnsi="Times New Roman" w:cs="Times New Roman"/>
            <w:szCs w:val="16"/>
            <w:rPrChange w:id="76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, </w:delText>
        </w:r>
      </w:del>
      <w:del w:id="762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76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否则会从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6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THx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65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和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6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TLx = 0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6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开始计时</w:delText>
        </w:r>
      </w:del>
    </w:p>
    <w:p w14:paraId="115E8BE3" w14:textId="5E3F1B96" w:rsidR="0012288A" w:rsidRPr="00220F8F" w:rsidDel="009A6624" w:rsidRDefault="0012288A" w:rsidP="00220F8F">
      <w:pPr>
        <w:ind w:firstLineChars="1100" w:firstLine="1760"/>
        <w:rPr>
          <w:del w:id="76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69" w:author="Martin Ma" w:date="2025-10-25T16:49:00Z" w16du:dateUtc="2025-10-25T23:49:00Z">
            <w:rPr>
              <w:del w:id="770" w:author="Martin Ma" w:date="2025-10-25T16:33:00Z" w16du:dateUtc="2025-10-25T23:33:00Z"/>
              <w:rFonts w:eastAsiaTheme="minorEastAsia"/>
              <w:szCs w:val="16"/>
            </w:rPr>
          </w:rPrChange>
        </w:rPr>
        <w:pPrChange w:id="771" w:author="Martin Ma" w:date="2025-10-25T16:50:00Z" w16du:dateUtc="2025-10-25T23:50:00Z">
          <w:pPr/>
        </w:pPrChange>
      </w:pPr>
      <w:del w:id="772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noProof/>
            <w:szCs w:val="16"/>
            <w:rPrChange w:id="773" w:author="Martin Ma" w:date="2025-10-25T16:49:00Z" w16du:dateUtc="2025-10-25T23:49:00Z">
              <w:rPr>
                <w:rFonts w:eastAsiaTheme="minorEastAsia"/>
                <w:noProof/>
                <w:szCs w:val="16"/>
              </w:rPr>
            </w:rPrChange>
          </w:rPr>
          <mc:AlternateContent>
            <mc:Choice Requires="wps">
              <w:drawing>
                <wp:anchor distT="45720" distB="45720" distL="114300" distR="114300" simplePos="0" relativeHeight="251678720" behindDoc="0" locked="0" layoutInCell="1" allowOverlap="1" wp14:anchorId="213F090E" wp14:editId="0A4B23D9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101600</wp:posOffset>
                  </wp:positionV>
                  <wp:extent cx="2033270" cy="541020"/>
                  <wp:effectExtent l="0" t="0" r="0" b="0"/>
                  <wp:wrapSquare wrapText="bothSides"/>
                  <wp:docPr id="759432175" name="文本框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3327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2972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46"/>
                                <w:gridCol w:w="2126"/>
                              </w:tblGrid>
                              <w:tr w:rsidR="0012288A" w:rsidRPr="004849A3" w14:paraId="199B3366" w14:textId="77777777" w:rsidTr="00587E1B">
                                <w:trPr>
                                  <w:trHeight w:val="107"/>
                                </w:trPr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12F6E96" w14:textId="77777777" w:rsidR="0012288A" w:rsidRPr="004849A3" w:rsidRDefault="0012288A" w:rsidP="00587E1B">
                                    <w:pPr>
                                      <w:jc w:val="center"/>
                                      <w:rPr>
                                        <w:rFonts w:eastAsia="Arial Unicode MS" w:cs="Times New Roman" w:hint="eastAsia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Arial Unicode MS" w:cs="Times New Roman" w:hint="eastAsia"/>
                                        <w:szCs w:val="16"/>
                                      </w:rPr>
                                      <w:t>寄存器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3B248AE" w14:textId="77777777" w:rsidR="0012288A" w:rsidRPr="004849A3" w:rsidRDefault="0012288A" w:rsidP="00587E1B">
                                    <w:pPr>
                                      <w:jc w:val="center"/>
                                      <w:rPr>
                                        <w:rFonts w:eastAsia="等线" w:cs="Times New Roman" w:hint="eastAsia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eastAsia="等线" w:cs="Times New Roman" w:hint="eastAsia"/>
                                        <w:szCs w:val="16"/>
                                      </w:rPr>
                                      <w:t>功能说明</w:t>
                                    </w:r>
                                  </w:p>
                                </w:tc>
                              </w:tr>
                              <w:tr w:rsidR="0012288A" w:rsidRPr="004849A3" w14:paraId="2C18AF20" w14:textId="77777777" w:rsidTr="00587E1B">
                                <w:trPr>
                                  <w:trHeight w:val="107"/>
                                </w:trPr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20F9104" w14:textId="77777777" w:rsidR="0012288A" w:rsidRPr="004849A3" w:rsidRDefault="0012288A" w:rsidP="00587E1B">
                                    <w:pPr>
                                      <w:jc w:val="center"/>
                                      <w:rPr>
                                        <w:rFonts w:eastAsia="Arial Unicode MS" w:cs="Times New Roman" w:hint="eastAsia"/>
                                        <w:szCs w:val="16"/>
                                      </w:rPr>
                                    </w:pPr>
                                    <w:r w:rsidRPr="004849A3">
                                      <w:rPr>
                                        <w:rFonts w:eastAsia="Arial Unicode MS" w:cs="Times New Roman"/>
                                        <w:szCs w:val="16"/>
                                      </w:rPr>
                                      <w:t>TL</w:t>
                                    </w:r>
                                    <w:r>
                                      <w:rPr>
                                        <w:rFonts w:eastAsia="Arial Unicode MS" w:cs="Times New Roman" w:hint="eastAsia"/>
                                        <w:szCs w:val="16"/>
                                      </w:rPr>
                                      <w:t>x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A3B32CC" w14:textId="77777777" w:rsidR="0012288A" w:rsidRPr="004849A3" w:rsidRDefault="0012288A" w:rsidP="004849A3">
                                    <w:pPr>
                                      <w:rPr>
                                        <w:rFonts w:eastAsia="等线" w:cs="Times New Roman" w:hint="eastAsia"/>
                                        <w:szCs w:val="16"/>
                                      </w:rPr>
                                    </w:pPr>
                                    <w:r w:rsidRPr="004849A3">
                                      <w:rPr>
                                        <w:rFonts w:eastAsia="等线" w:cs="Times New Roman"/>
                                        <w:szCs w:val="16"/>
                                      </w:rPr>
                                      <w:t>定时器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  <w:szCs w:val="16"/>
                                      </w:rPr>
                                      <w:t>0或1</w:t>
                                    </w:r>
                                    <w:r w:rsidRPr="004849A3">
                                      <w:rPr>
                                        <w:rFonts w:eastAsia="等线" w:cs="Times New Roman"/>
                                        <w:szCs w:val="16"/>
                                      </w:rPr>
                                      <w:t>低8位计数值</w:t>
                                    </w:r>
                                  </w:p>
                                </w:tc>
                              </w:tr>
                              <w:tr w:rsidR="0012288A" w:rsidRPr="004849A3" w14:paraId="3740457A" w14:textId="77777777" w:rsidTr="00587E1B">
                                <w:trPr>
                                  <w:trHeight w:val="56"/>
                                </w:trPr>
                                <w:tc>
                                  <w:tcPr>
                                    <w:tcW w:w="846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A03317F" w14:textId="77777777" w:rsidR="0012288A" w:rsidRPr="004849A3" w:rsidRDefault="0012288A" w:rsidP="00587E1B">
                                    <w:pPr>
                                      <w:jc w:val="center"/>
                                      <w:rPr>
                                        <w:rFonts w:eastAsia="Arial Unicode MS" w:cs="Times New Roman" w:hint="eastAsia"/>
                                        <w:szCs w:val="16"/>
                                      </w:rPr>
                                    </w:pPr>
                                    <w:r w:rsidRPr="004849A3">
                                      <w:rPr>
                                        <w:rFonts w:eastAsia="Arial Unicode MS" w:cs="Times New Roman"/>
                                        <w:szCs w:val="16"/>
                                      </w:rPr>
                                      <w:t>TH</w:t>
                                    </w:r>
                                    <w:r>
                                      <w:rPr>
                                        <w:rFonts w:eastAsia="Arial Unicode MS" w:cs="Times New Roman" w:hint="eastAsia"/>
                                        <w:szCs w:val="16"/>
                                      </w:rPr>
                                      <w:t>x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78EAAED" w14:textId="77777777" w:rsidR="0012288A" w:rsidRPr="004849A3" w:rsidRDefault="0012288A" w:rsidP="004849A3">
                                    <w:pPr>
                                      <w:rPr>
                                        <w:rFonts w:eastAsia="等线" w:cs="Times New Roman" w:hint="eastAsia"/>
                                        <w:szCs w:val="16"/>
                                      </w:rPr>
                                    </w:pPr>
                                    <w:r w:rsidRPr="004849A3">
                                      <w:rPr>
                                        <w:rFonts w:eastAsia="等线" w:cs="Times New Roman"/>
                                        <w:szCs w:val="16"/>
                                      </w:rPr>
                                      <w:t>定时器</w:t>
                                    </w:r>
                                    <w:r>
                                      <w:rPr>
                                        <w:rFonts w:eastAsia="等线" w:cs="Times New Roman" w:hint="eastAsia"/>
                                        <w:szCs w:val="16"/>
                                      </w:rPr>
                                      <w:t>0或1</w:t>
                                    </w:r>
                                    <w:r w:rsidRPr="004849A3">
                                      <w:rPr>
                                        <w:rFonts w:eastAsia="等线" w:cs="Times New Roman"/>
                                        <w:szCs w:val="16"/>
                                      </w:rPr>
                                      <w:t>高8位计数值</w:t>
                                    </w:r>
                                  </w:p>
                                </w:tc>
                              </w:tr>
                            </w:tbl>
                            <w:p w14:paraId="37B62B11" w14:textId="77777777" w:rsidR="0012288A" w:rsidRDefault="0012288A" w:rsidP="0012288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13F090E" id="_x0000_s1033" type="#_x0000_t202" style="position:absolute;left:0;text-align:left;margin-left:26.15pt;margin-top:8pt;width:160.1pt;height:42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" filled="f" stroked="f">
                  <v:textbox>
                    <w:txbxContent>
                      <w:tbl>
                        <w:tblPr>
                          <w:tblW w:w="2972" w:type="dxa"/>
                          <w:tblLook w:val="04A0" w:firstRow="1" w:lastRow="0" w:firstColumn="1" w:lastColumn="0" w:noHBand="0" w:noVBand="1"/>
                        </w:tblPr>
                        <w:tblGrid>
                          <w:gridCol w:w="846"/>
                          <w:gridCol w:w="2126"/>
                        </w:tblGrid>
                        <w:tr w:rsidR="0012288A" w:rsidRPr="004849A3" w14:paraId="199B3366" w14:textId="77777777" w:rsidTr="00587E1B">
                          <w:trPr>
                            <w:trHeight w:val="107"/>
                          </w:trPr>
                          <w:tc>
                            <w:tcPr>
                              <w:tcW w:w="84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12F6E96" w14:textId="77777777" w:rsidR="0012288A" w:rsidRPr="004849A3" w:rsidRDefault="0012288A" w:rsidP="00587E1B">
                              <w:pPr>
                                <w:jc w:val="center"/>
                                <w:rPr>
                                  <w:rFonts w:eastAsia="Arial Unicode MS" w:cs="Times New Roman" w:hint="eastAsia"/>
                                  <w:szCs w:val="16"/>
                                </w:rPr>
                              </w:pPr>
                              <w:r>
                                <w:rPr>
                                  <w:rFonts w:eastAsia="Arial Unicode MS" w:cs="Times New Roman" w:hint="eastAsia"/>
                                  <w:szCs w:val="16"/>
                                </w:rPr>
                                <w:t>寄存器</w:t>
                              </w:r>
                            </w:p>
                          </w:tc>
                          <w:tc>
                            <w:tcPr>
                              <w:tcW w:w="212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3B248AE" w14:textId="77777777" w:rsidR="0012288A" w:rsidRPr="004849A3" w:rsidRDefault="0012288A" w:rsidP="00587E1B">
                              <w:pPr>
                                <w:jc w:val="center"/>
                                <w:rPr>
                                  <w:rFonts w:eastAsia="等线" w:cs="Times New Roman" w:hint="eastAsia"/>
                                  <w:szCs w:val="16"/>
                                </w:rPr>
                              </w:pPr>
                              <w:r>
                                <w:rPr>
                                  <w:rFonts w:eastAsia="等线" w:cs="Times New Roman" w:hint="eastAsia"/>
                                  <w:szCs w:val="16"/>
                                </w:rPr>
                                <w:t>功能说明</w:t>
                              </w:r>
                            </w:p>
                          </w:tc>
                        </w:tr>
                        <w:tr w:rsidR="0012288A" w:rsidRPr="004849A3" w14:paraId="2C18AF20" w14:textId="77777777" w:rsidTr="00587E1B">
                          <w:trPr>
                            <w:trHeight w:val="107"/>
                          </w:trPr>
                          <w:tc>
                            <w:tcPr>
                              <w:tcW w:w="84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20F9104" w14:textId="77777777" w:rsidR="0012288A" w:rsidRPr="004849A3" w:rsidRDefault="0012288A" w:rsidP="00587E1B">
                              <w:pPr>
                                <w:jc w:val="center"/>
                                <w:rPr>
                                  <w:rFonts w:eastAsia="Arial Unicode MS" w:cs="Times New Roman" w:hint="eastAsia"/>
                                  <w:szCs w:val="16"/>
                                </w:rPr>
                              </w:pPr>
                              <w:r w:rsidRPr="004849A3">
                                <w:rPr>
                                  <w:rFonts w:eastAsia="Arial Unicode MS" w:cs="Times New Roman"/>
                                  <w:szCs w:val="16"/>
                                </w:rPr>
                                <w:t>TL</w:t>
                              </w:r>
                              <w:r>
                                <w:rPr>
                                  <w:rFonts w:eastAsia="Arial Unicode MS" w:cs="Times New Roman" w:hint="eastAsia"/>
                                  <w:szCs w:val="16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2126" w:type="dxa"/>
                              <w:tcBorders>
                                <w:top w:val="single" w:sz="4" w:space="0" w:color="auto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A3B32CC" w14:textId="77777777" w:rsidR="0012288A" w:rsidRPr="004849A3" w:rsidRDefault="0012288A" w:rsidP="004849A3">
                              <w:pPr>
                                <w:rPr>
                                  <w:rFonts w:eastAsia="等线" w:cs="Times New Roman" w:hint="eastAsia"/>
                                  <w:szCs w:val="16"/>
                                </w:rPr>
                              </w:pPr>
                              <w:r w:rsidRPr="004849A3">
                                <w:rPr>
                                  <w:rFonts w:eastAsia="等线" w:cs="Times New Roman"/>
                                  <w:szCs w:val="16"/>
                                </w:rPr>
                                <w:t>定时器</w:t>
                              </w:r>
                              <w:r>
                                <w:rPr>
                                  <w:rFonts w:eastAsia="等线" w:cs="Times New Roman" w:hint="eastAsia"/>
                                  <w:szCs w:val="16"/>
                                </w:rPr>
                                <w:t>0或1</w:t>
                              </w:r>
                              <w:r w:rsidRPr="004849A3">
                                <w:rPr>
                                  <w:rFonts w:eastAsia="等线" w:cs="Times New Roman"/>
                                  <w:szCs w:val="16"/>
                                </w:rPr>
                                <w:t>低8位计数值</w:t>
                              </w:r>
                            </w:p>
                          </w:tc>
                        </w:tr>
                        <w:tr w:rsidR="0012288A" w:rsidRPr="004849A3" w14:paraId="3740457A" w14:textId="77777777" w:rsidTr="00587E1B">
                          <w:trPr>
                            <w:trHeight w:val="56"/>
                          </w:trPr>
                          <w:tc>
                            <w:tcPr>
                              <w:tcW w:w="846" w:type="dxa"/>
                              <w:tcBorders>
                                <w:top w:val="nil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A03317F" w14:textId="77777777" w:rsidR="0012288A" w:rsidRPr="004849A3" w:rsidRDefault="0012288A" w:rsidP="00587E1B">
                              <w:pPr>
                                <w:jc w:val="center"/>
                                <w:rPr>
                                  <w:rFonts w:eastAsia="Arial Unicode MS" w:cs="Times New Roman" w:hint="eastAsia"/>
                                  <w:szCs w:val="16"/>
                                </w:rPr>
                              </w:pPr>
                              <w:r w:rsidRPr="004849A3">
                                <w:rPr>
                                  <w:rFonts w:eastAsia="Arial Unicode MS" w:cs="Times New Roman"/>
                                  <w:szCs w:val="16"/>
                                </w:rPr>
                                <w:t>TH</w:t>
                              </w:r>
                              <w:r>
                                <w:rPr>
                                  <w:rFonts w:eastAsia="Arial Unicode MS" w:cs="Times New Roman" w:hint="eastAsia"/>
                                  <w:szCs w:val="16"/>
                                </w:rPr>
                                <w:t>x</w:t>
                              </w:r>
                            </w:p>
                          </w:tc>
                          <w:tc>
                            <w:tcPr>
                              <w:tcW w:w="2126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78EAAED" w14:textId="77777777" w:rsidR="0012288A" w:rsidRPr="004849A3" w:rsidRDefault="0012288A" w:rsidP="004849A3">
                              <w:pPr>
                                <w:rPr>
                                  <w:rFonts w:eastAsia="等线" w:cs="Times New Roman" w:hint="eastAsia"/>
                                  <w:szCs w:val="16"/>
                                </w:rPr>
                              </w:pPr>
                              <w:r w:rsidRPr="004849A3">
                                <w:rPr>
                                  <w:rFonts w:eastAsia="等线" w:cs="Times New Roman"/>
                                  <w:szCs w:val="16"/>
                                </w:rPr>
                                <w:t>定时器</w:t>
                              </w:r>
                              <w:r>
                                <w:rPr>
                                  <w:rFonts w:eastAsia="等线" w:cs="Times New Roman" w:hint="eastAsia"/>
                                  <w:szCs w:val="16"/>
                                </w:rPr>
                                <w:t>0或1</w:t>
                              </w:r>
                              <w:r w:rsidRPr="004849A3">
                                <w:rPr>
                                  <w:rFonts w:eastAsia="等线" w:cs="Times New Roman"/>
                                  <w:szCs w:val="16"/>
                                </w:rPr>
                                <w:t>高8位计数值</w:t>
                              </w:r>
                            </w:p>
                          </w:tc>
                        </w:tr>
                      </w:tbl>
                      <w:p w14:paraId="37B62B11" w14:textId="77777777" w:rsidR="0012288A" w:rsidRDefault="0012288A" w:rsidP="0012288A"/>
                    </w:txbxContent>
                  </v:textbox>
                  <w10:wrap type="square"/>
                </v:shape>
              </w:pict>
            </mc:Fallback>
          </mc:AlternateContent>
        </w:r>
      </w:del>
    </w:p>
    <w:p w14:paraId="7329416E" w14:textId="1707551D" w:rsidR="0012288A" w:rsidRPr="00220F8F" w:rsidDel="009A6624" w:rsidRDefault="0012288A" w:rsidP="00220F8F">
      <w:pPr>
        <w:ind w:firstLineChars="1100" w:firstLine="1760"/>
        <w:rPr>
          <w:del w:id="77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75" w:author="Martin Ma" w:date="2025-10-25T16:49:00Z" w16du:dateUtc="2025-10-25T23:49:00Z">
            <w:rPr>
              <w:del w:id="776" w:author="Martin Ma" w:date="2025-10-25T16:33:00Z" w16du:dateUtc="2025-10-25T23:33:00Z"/>
              <w:rFonts w:eastAsiaTheme="minorEastAsia"/>
              <w:szCs w:val="16"/>
            </w:rPr>
          </w:rPrChange>
        </w:rPr>
        <w:pPrChange w:id="777" w:author="Martin Ma" w:date="2025-10-25T16:50:00Z" w16du:dateUtc="2025-10-25T23:50:00Z">
          <w:pPr/>
        </w:pPrChange>
      </w:pPr>
      <w:del w:id="778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77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(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8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如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8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: TH0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8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和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8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TL0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8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是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85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Timer0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8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的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8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)</w:delText>
        </w:r>
      </w:del>
    </w:p>
    <w:p w14:paraId="10BFFB1F" w14:textId="79909634" w:rsidR="0012288A" w:rsidRPr="00220F8F" w:rsidDel="009A6624" w:rsidRDefault="0012288A" w:rsidP="00220F8F">
      <w:pPr>
        <w:ind w:firstLineChars="1100" w:firstLine="1760"/>
        <w:rPr>
          <w:del w:id="78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89" w:author="Martin Ma" w:date="2025-10-25T16:49:00Z" w16du:dateUtc="2025-10-25T23:49:00Z">
            <w:rPr>
              <w:del w:id="790" w:author="Martin Ma" w:date="2025-10-25T16:33:00Z" w16du:dateUtc="2025-10-25T23:33:00Z"/>
              <w:rFonts w:eastAsiaTheme="minorEastAsia"/>
              <w:szCs w:val="16"/>
            </w:rPr>
          </w:rPrChange>
        </w:rPr>
        <w:pPrChange w:id="791" w:author="Martin Ma" w:date="2025-10-25T16:50:00Z" w16du:dateUtc="2025-10-25T23:50:00Z">
          <w:pPr/>
        </w:pPrChange>
      </w:pPr>
      <w:del w:id="792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79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TH0 = (65536 - 9216) &gt;&gt; 8; 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9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高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95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8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79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位</w:delText>
        </w:r>
      </w:del>
    </w:p>
    <w:p w14:paraId="301185F1" w14:textId="51A4FD45" w:rsidR="0012288A" w:rsidRPr="00220F8F" w:rsidDel="009A6624" w:rsidRDefault="0012288A" w:rsidP="00220F8F">
      <w:pPr>
        <w:ind w:firstLineChars="1100" w:firstLine="1760"/>
        <w:rPr>
          <w:del w:id="79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798" w:author="Martin Ma" w:date="2025-10-25T16:49:00Z" w16du:dateUtc="2025-10-25T23:49:00Z">
            <w:rPr>
              <w:del w:id="799" w:author="Martin Ma" w:date="2025-10-25T16:33:00Z" w16du:dateUtc="2025-10-25T23:33:00Z"/>
              <w:rFonts w:eastAsiaTheme="minorEastAsia"/>
              <w:szCs w:val="16"/>
            </w:rPr>
          </w:rPrChange>
        </w:rPr>
        <w:pPrChange w:id="800" w:author="Martin Ma" w:date="2025-10-25T16:50:00Z" w16du:dateUtc="2025-10-25T23:50:00Z">
          <w:pPr/>
        </w:pPrChange>
      </w:pPr>
      <w:del w:id="801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80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TL0 = (65536 - 9216) &amp; 0xFF;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0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低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0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8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05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位</w:delText>
        </w:r>
      </w:del>
    </w:p>
    <w:p w14:paraId="2B4C3270" w14:textId="41953149" w:rsidR="0012288A" w:rsidRPr="00220F8F" w:rsidDel="009A6624" w:rsidRDefault="0012288A" w:rsidP="00220F8F">
      <w:pPr>
        <w:ind w:firstLineChars="1100" w:firstLine="1760"/>
        <w:rPr>
          <w:del w:id="80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07" w:author="Martin Ma" w:date="2025-10-25T16:49:00Z" w16du:dateUtc="2025-10-25T23:49:00Z">
            <w:rPr>
              <w:del w:id="808" w:author="Martin Ma" w:date="2025-10-25T16:33:00Z" w16du:dateUtc="2025-10-25T23:33:00Z"/>
              <w:rFonts w:eastAsiaTheme="minorEastAsia"/>
              <w:szCs w:val="16"/>
            </w:rPr>
          </w:rPrChange>
        </w:rPr>
        <w:pPrChange w:id="809" w:author="Martin Ma" w:date="2025-10-25T16:50:00Z" w16du:dateUtc="2025-10-25T23:50:00Z">
          <w:pPr/>
        </w:pPrChange>
      </w:pPr>
    </w:p>
    <w:p w14:paraId="2537BBE5" w14:textId="6A75BEBE" w:rsidR="0012288A" w:rsidRPr="00220F8F" w:rsidDel="009A6624" w:rsidRDefault="0012288A" w:rsidP="00220F8F">
      <w:pPr>
        <w:ind w:firstLineChars="1100" w:firstLine="1760"/>
        <w:rPr>
          <w:del w:id="81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11" w:author="Martin Ma" w:date="2025-10-25T16:49:00Z" w16du:dateUtc="2025-10-25T23:49:00Z">
            <w:rPr>
              <w:del w:id="812" w:author="Martin Ma" w:date="2025-10-25T16:33:00Z" w16du:dateUtc="2025-10-25T23:33:00Z"/>
              <w:rFonts w:eastAsiaTheme="minorEastAsia"/>
              <w:szCs w:val="16"/>
            </w:rPr>
          </w:rPrChange>
        </w:rPr>
        <w:pPrChange w:id="813" w:author="Martin Ma" w:date="2025-10-25T16:50:00Z" w16du:dateUtc="2025-10-25T23:50:00Z">
          <w:pPr>
            <w:ind w:left="90" w:firstLine="420"/>
          </w:pPr>
        </w:pPrChange>
      </w:pPr>
      <w:del w:id="814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815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>机器周期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816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 xml:space="preserve"> = 12 / 11.0592 MHz ≈ 1.085 μs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1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  </w:delText>
        </w:r>
        <w:r w:rsidRPr="00220F8F" w:rsidDel="009A6624">
          <w:rPr>
            <w:rFonts w:ascii="Times New Roman" w:eastAsiaTheme="minorEastAsia" w:hAnsi="Times New Roman" w:cs="Times New Roman"/>
            <w:color w:val="FFFFFF" w:themeColor="background1"/>
            <w:szCs w:val="16"/>
            <w:rPrChange w:id="818" w:author="Martin Ma" w:date="2025-10-25T16:49:00Z" w16du:dateUtc="2025-10-25T23:49:00Z">
              <w:rPr>
                <w:rFonts w:eastAsiaTheme="minorEastAsia"/>
                <w:color w:val="FFFFFF" w:themeColor="background1"/>
                <w:szCs w:val="16"/>
              </w:rPr>
            </w:rPrChange>
          </w:rPr>
          <w:delText>.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1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此处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2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11.0592MHz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2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是晶振</w:delText>
        </w:r>
      </w:del>
      <w:del w:id="822" w:author="Martin Ma" w:date="2025-08-04T00:07:00Z" w16du:dateUtc="2025-08-04T07:07:00Z">
        <w:r w:rsidRPr="00220F8F" w:rsidDel="003A438E">
          <w:rPr>
            <w:rFonts w:ascii="Times New Roman" w:eastAsiaTheme="minorEastAsia" w:hAnsi="Times New Roman" w:cs="Times New Roman"/>
            <w:szCs w:val="16"/>
            <w:rPrChange w:id="82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的</w:delText>
        </w:r>
      </w:del>
    </w:p>
    <w:p w14:paraId="6630056C" w14:textId="19480431" w:rsidR="0012288A" w:rsidRPr="00220F8F" w:rsidDel="009A6624" w:rsidRDefault="0012288A" w:rsidP="00220F8F">
      <w:pPr>
        <w:ind w:firstLineChars="1100" w:firstLine="1760"/>
        <w:rPr>
          <w:del w:id="82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25" w:author="Martin Ma" w:date="2025-10-25T16:49:00Z" w16du:dateUtc="2025-10-25T23:49:00Z">
            <w:rPr>
              <w:del w:id="826" w:author="Martin Ma" w:date="2025-10-25T16:33:00Z" w16du:dateUtc="2025-10-25T23:33:00Z"/>
              <w:rFonts w:eastAsiaTheme="minorEastAsia"/>
              <w:szCs w:val="16"/>
            </w:rPr>
          </w:rPrChange>
        </w:rPr>
        <w:pPrChange w:id="827" w:author="Martin Ma" w:date="2025-10-25T16:50:00Z" w16du:dateUtc="2025-10-25T23:50:00Z">
          <w:pPr>
            <w:ind w:left="90" w:firstLine="420"/>
          </w:pPr>
        </w:pPrChange>
      </w:pPr>
      <w:del w:id="828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829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>定时时间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830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>(</w:delText>
        </w:r>
      </w:del>
      <w:del w:id="831" w:author="Martin Ma" w:date="2025-08-04T01:47:00Z" w16du:dateUtc="2025-08-04T08:47:00Z">
        <w:r w:rsidRPr="00220F8F" w:rsidDel="00D574D3">
          <w:rPr>
            <w:rFonts w:ascii="Times New Roman" w:eastAsiaTheme="minorEastAsia" w:hAnsi="Times New Roman" w:cs="Times New Roman"/>
            <w:b/>
            <w:bCs/>
            <w:szCs w:val="16"/>
            <w:rPrChange w:id="832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>秒</w:delText>
        </w:r>
      </w:del>
      <w:del w:id="833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834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 xml:space="preserve">) = (65536 - 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835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>初值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szCs w:val="16"/>
            <w:rPrChange w:id="836" w:author="Martin Ma" w:date="2025-10-25T16:49:00Z" w16du:dateUtc="2025-10-25T23:49:00Z">
              <w:rPr>
                <w:rFonts w:eastAsiaTheme="minorEastAsia"/>
                <w:b/>
                <w:bCs/>
                <w:szCs w:val="16"/>
              </w:rPr>
            </w:rPrChange>
          </w:rPr>
          <w:delText>) × 1.085 μs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3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 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3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此处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3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65536 -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4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初值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4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=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4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机器周期个数</w:delText>
        </w:r>
      </w:del>
    </w:p>
    <w:p w14:paraId="5B4CFA24" w14:textId="147D7774" w:rsidR="0012288A" w:rsidRPr="00220F8F" w:rsidDel="009A6624" w:rsidRDefault="0012288A" w:rsidP="00220F8F">
      <w:pPr>
        <w:ind w:firstLineChars="1100" w:firstLine="1760"/>
        <w:rPr>
          <w:del w:id="84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44" w:author="Martin Ma" w:date="2025-10-25T16:49:00Z" w16du:dateUtc="2025-10-25T23:49:00Z">
            <w:rPr>
              <w:del w:id="845" w:author="Martin Ma" w:date="2025-10-25T16:33:00Z" w16du:dateUtc="2025-10-25T23:33:00Z"/>
              <w:rFonts w:eastAsiaTheme="minorEastAsia"/>
              <w:szCs w:val="16"/>
            </w:rPr>
          </w:rPrChange>
        </w:rPr>
        <w:pPrChange w:id="846" w:author="Martin Ma" w:date="2025-10-25T16:50:00Z" w16du:dateUtc="2025-10-25T23:50:00Z">
          <w:pPr>
            <w:ind w:left="3780" w:firstLineChars="100" w:firstLine="160"/>
          </w:pPr>
        </w:pPrChange>
      </w:pPr>
      <w:del w:id="847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84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定时器的一个数字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4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=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85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一个机器周期</w:delText>
        </w:r>
      </w:del>
    </w:p>
    <w:p w14:paraId="33252539" w14:textId="2C5C471A" w:rsidR="0012288A" w:rsidRPr="00220F8F" w:rsidDel="009A6624" w:rsidRDefault="0012288A" w:rsidP="00220F8F">
      <w:pPr>
        <w:ind w:firstLineChars="1100" w:firstLine="1760"/>
        <w:rPr>
          <w:del w:id="85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52" w:author="Martin Ma" w:date="2025-10-25T16:49:00Z" w16du:dateUtc="2025-10-25T23:49:00Z">
            <w:rPr>
              <w:del w:id="853" w:author="Martin Ma" w:date="2025-10-25T16:33:00Z" w16du:dateUtc="2025-10-25T23:33:00Z"/>
              <w:rFonts w:eastAsiaTheme="minorEastAsia"/>
              <w:szCs w:val="16"/>
            </w:rPr>
          </w:rPrChange>
        </w:rPr>
        <w:pPrChange w:id="854" w:author="Martin Ma" w:date="2025-10-25T16:50:00Z" w16du:dateUtc="2025-10-25T23:50:00Z">
          <w:pPr>
            <w:spacing w:line="360" w:lineRule="auto"/>
            <w:ind w:left="90" w:firstLine="420"/>
          </w:pPr>
        </w:pPrChange>
      </w:pPr>
      <w:del w:id="855" w:author="Martin Ma" w:date="2025-08-03T21:58:00Z" w16du:dateUtc="2025-08-04T04:58:00Z">
        <w:r w:rsidRPr="00220F8F" w:rsidDel="00A41F2E">
          <w:rPr>
            <w:rFonts w:ascii="Times New Roman" w:eastAsiaTheme="minorEastAsia" w:hAnsi="Times New Roman" w:cs="Times New Roman"/>
            <w:szCs w:val="16"/>
            <w:rPrChange w:id="85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定时器的溢出与</w:delText>
        </w:r>
        <w:r w:rsidRPr="00220F8F" w:rsidDel="00A41F2E">
          <w:rPr>
            <w:rFonts w:ascii="Times New Roman" w:eastAsiaTheme="minorEastAsia" w:hAnsi="Times New Roman" w:cs="Times New Roman"/>
            <w:szCs w:val="16"/>
            <w:rPrChange w:id="85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TFx=0</w:delText>
        </w:r>
        <w:r w:rsidRPr="00220F8F" w:rsidDel="00A41F2E">
          <w:rPr>
            <w:rFonts w:ascii="Times New Roman" w:eastAsiaTheme="minorEastAsia" w:hAnsi="Times New Roman" w:cs="Times New Roman"/>
            <w:szCs w:val="16"/>
            <w:rPrChange w:id="85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或</w:delText>
        </w:r>
        <w:r w:rsidRPr="00220F8F" w:rsidDel="00A41F2E">
          <w:rPr>
            <w:rFonts w:ascii="Times New Roman" w:eastAsiaTheme="minorEastAsia" w:hAnsi="Times New Roman" w:cs="Times New Roman"/>
            <w:szCs w:val="16"/>
            <w:rPrChange w:id="85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1</w:delText>
        </w:r>
        <w:r w:rsidRPr="00220F8F" w:rsidDel="00A41F2E">
          <w:rPr>
            <w:rFonts w:ascii="Times New Roman" w:eastAsiaTheme="minorEastAsia" w:hAnsi="Times New Roman" w:cs="Times New Roman"/>
            <w:szCs w:val="16"/>
            <w:rPrChange w:id="86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没关系</w:delText>
        </w:r>
        <w:r w:rsidRPr="00220F8F" w:rsidDel="00A41F2E">
          <w:rPr>
            <w:rFonts w:ascii="Times New Roman" w:eastAsiaTheme="minorEastAsia" w:hAnsi="Times New Roman" w:cs="Times New Roman"/>
            <w:szCs w:val="16"/>
            <w:rPrChange w:id="86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, TFx</w:delText>
        </w:r>
        <w:r w:rsidRPr="00220F8F" w:rsidDel="00A41F2E">
          <w:rPr>
            <w:rFonts w:ascii="Times New Roman" w:eastAsiaTheme="minorEastAsia" w:hAnsi="Times New Roman" w:cs="Times New Roman"/>
            <w:szCs w:val="16"/>
            <w:rPrChange w:id="86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只是一个标记主要用于逻辑查询和中断</w:delText>
        </w:r>
      </w:del>
    </w:p>
    <w:p w14:paraId="3311D5FF" w14:textId="6B207F7E" w:rsidR="0012288A" w:rsidRPr="00220F8F" w:rsidDel="009A6624" w:rsidRDefault="0012288A" w:rsidP="00220F8F">
      <w:pPr>
        <w:ind w:firstLineChars="1100" w:firstLine="1760"/>
        <w:rPr>
          <w:del w:id="86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64" w:author="Martin Ma" w:date="2025-10-25T16:49:00Z" w16du:dateUtc="2025-10-25T23:49:00Z">
            <w:rPr>
              <w:del w:id="865" w:author="Martin Ma" w:date="2025-10-25T16:33:00Z" w16du:dateUtc="2025-10-25T23:33:00Z"/>
              <w:rFonts w:eastAsiaTheme="minorEastAsia"/>
              <w:szCs w:val="16"/>
            </w:rPr>
          </w:rPrChange>
        </w:rPr>
        <w:pPrChange w:id="866" w:author="Martin Ma" w:date="2025-10-25T16:50:00Z" w16du:dateUtc="2025-10-25T23:50:00Z">
          <w:pPr/>
        </w:pPrChange>
      </w:pPr>
    </w:p>
    <w:p w14:paraId="72EE3B8E" w14:textId="58C7F6D0" w:rsidR="00A42F05" w:rsidRPr="00220F8F" w:rsidDel="009A6624" w:rsidRDefault="00A42F05" w:rsidP="00220F8F">
      <w:pPr>
        <w:ind w:firstLineChars="1100" w:firstLine="1760"/>
        <w:rPr>
          <w:del w:id="86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68" w:author="Martin Ma" w:date="2025-10-25T16:49:00Z" w16du:dateUtc="2025-10-25T23:49:00Z">
            <w:rPr>
              <w:del w:id="869" w:author="Martin Ma" w:date="2025-10-25T16:33:00Z" w16du:dateUtc="2025-10-25T23:33:00Z"/>
              <w:rFonts w:eastAsiaTheme="minorEastAsia"/>
              <w:szCs w:val="16"/>
            </w:rPr>
          </w:rPrChange>
        </w:rPr>
        <w:pPrChange w:id="870" w:author="Martin Ma" w:date="2025-10-25T16:50:00Z" w16du:dateUtc="2025-10-25T23:50:00Z">
          <w:pPr>
            <w:pStyle w:val="af2"/>
          </w:pPr>
        </w:pPrChange>
      </w:pPr>
    </w:p>
    <w:p w14:paraId="2DFB5534" w14:textId="0A547517" w:rsidR="00A42F05" w:rsidRPr="00220F8F" w:rsidDel="009A6624" w:rsidRDefault="00A42F05" w:rsidP="00220F8F">
      <w:pPr>
        <w:ind w:firstLineChars="1100" w:firstLine="1760"/>
        <w:rPr>
          <w:del w:id="87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72" w:author="Martin Ma" w:date="2025-10-25T16:49:00Z" w16du:dateUtc="2025-10-25T23:49:00Z">
            <w:rPr>
              <w:del w:id="873" w:author="Martin Ma" w:date="2025-10-25T16:33:00Z" w16du:dateUtc="2025-10-25T23:33:00Z"/>
              <w:rFonts w:eastAsiaTheme="minorEastAsia"/>
              <w:szCs w:val="16"/>
            </w:rPr>
          </w:rPrChange>
        </w:rPr>
        <w:pPrChange w:id="874" w:author="Martin Ma" w:date="2025-10-25T16:50:00Z" w16du:dateUtc="2025-10-25T23:50:00Z">
          <w:pPr>
            <w:pStyle w:val="af2"/>
          </w:pPr>
        </w:pPrChange>
      </w:pPr>
    </w:p>
    <w:p w14:paraId="05F5CC62" w14:textId="651C9991" w:rsidR="00F55F96" w:rsidRPr="00220F8F" w:rsidDel="009A6624" w:rsidRDefault="00F55F96" w:rsidP="00220F8F">
      <w:pPr>
        <w:ind w:firstLineChars="1100" w:firstLine="1760"/>
        <w:rPr>
          <w:del w:id="87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76" w:author="Martin Ma" w:date="2025-10-25T16:49:00Z" w16du:dateUtc="2025-10-25T23:49:00Z">
            <w:rPr>
              <w:del w:id="877" w:author="Martin Ma" w:date="2025-10-25T16:33:00Z" w16du:dateUtc="2025-10-25T23:33:00Z"/>
              <w:rFonts w:eastAsiaTheme="minorEastAsia"/>
              <w:szCs w:val="16"/>
            </w:rPr>
          </w:rPrChange>
        </w:rPr>
        <w:pPrChange w:id="878" w:author="Martin Ma" w:date="2025-10-25T16:50:00Z" w16du:dateUtc="2025-10-25T23:50:00Z">
          <w:pPr>
            <w:pStyle w:val="af2"/>
          </w:pPr>
        </w:pPrChange>
      </w:pPr>
    </w:p>
    <w:p w14:paraId="5C488B37" w14:textId="153C41F2" w:rsidR="00F55F96" w:rsidRPr="00220F8F" w:rsidDel="009A6624" w:rsidRDefault="00F55F96" w:rsidP="00220F8F">
      <w:pPr>
        <w:ind w:firstLineChars="1100" w:firstLine="1760"/>
        <w:rPr>
          <w:del w:id="87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80" w:author="Martin Ma" w:date="2025-10-25T16:49:00Z" w16du:dateUtc="2025-10-25T23:49:00Z">
            <w:rPr>
              <w:del w:id="881" w:author="Martin Ma" w:date="2025-10-25T16:33:00Z" w16du:dateUtc="2025-10-25T23:33:00Z"/>
              <w:rFonts w:eastAsiaTheme="minorEastAsia"/>
              <w:szCs w:val="16"/>
            </w:rPr>
          </w:rPrChange>
        </w:rPr>
        <w:pPrChange w:id="882" w:author="Martin Ma" w:date="2025-10-25T16:50:00Z" w16du:dateUtc="2025-10-25T23:50:00Z">
          <w:pPr>
            <w:pStyle w:val="af2"/>
          </w:pPr>
        </w:pPrChange>
      </w:pPr>
    </w:p>
    <w:p w14:paraId="58638D3B" w14:textId="43BA9477" w:rsidR="00F931B2" w:rsidRPr="00220F8F" w:rsidDel="009A6624" w:rsidRDefault="00F931B2" w:rsidP="00220F8F">
      <w:pPr>
        <w:ind w:firstLineChars="1100" w:firstLine="1760"/>
        <w:rPr>
          <w:del w:id="88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84" w:author="Martin Ma" w:date="2025-10-25T16:49:00Z" w16du:dateUtc="2025-10-25T23:49:00Z">
            <w:rPr>
              <w:del w:id="885" w:author="Martin Ma" w:date="2025-10-25T16:33:00Z" w16du:dateUtc="2025-10-25T23:33:00Z"/>
              <w:rFonts w:eastAsiaTheme="minorEastAsia"/>
              <w:szCs w:val="16"/>
            </w:rPr>
          </w:rPrChange>
        </w:rPr>
        <w:pPrChange w:id="886" w:author="Martin Ma" w:date="2025-10-25T16:50:00Z" w16du:dateUtc="2025-10-25T23:50:00Z">
          <w:pPr>
            <w:pStyle w:val="af2"/>
          </w:pPr>
        </w:pPrChange>
      </w:pPr>
    </w:p>
    <w:p w14:paraId="418FDBF7" w14:textId="67DE71DE" w:rsidR="00F931B2" w:rsidRPr="00220F8F" w:rsidDel="009A6624" w:rsidRDefault="00F931B2" w:rsidP="00220F8F">
      <w:pPr>
        <w:ind w:firstLineChars="1100" w:firstLine="1760"/>
        <w:rPr>
          <w:del w:id="88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88" w:author="Martin Ma" w:date="2025-10-25T16:49:00Z" w16du:dateUtc="2025-10-25T23:49:00Z">
            <w:rPr>
              <w:del w:id="889" w:author="Martin Ma" w:date="2025-10-25T16:33:00Z" w16du:dateUtc="2025-10-25T23:33:00Z"/>
              <w:rFonts w:eastAsiaTheme="minorEastAsia"/>
              <w:szCs w:val="16"/>
            </w:rPr>
          </w:rPrChange>
        </w:rPr>
        <w:pPrChange w:id="890" w:author="Martin Ma" w:date="2025-10-25T16:50:00Z" w16du:dateUtc="2025-10-25T23:50:00Z">
          <w:pPr>
            <w:pStyle w:val="af2"/>
          </w:pPr>
        </w:pPrChange>
      </w:pPr>
    </w:p>
    <w:p w14:paraId="799AB66C" w14:textId="6E7891C1" w:rsidR="00C7090C" w:rsidRPr="00220F8F" w:rsidDel="009A6624" w:rsidRDefault="00F931B2" w:rsidP="00220F8F">
      <w:pPr>
        <w:ind w:firstLineChars="1100" w:firstLine="1760"/>
        <w:rPr>
          <w:del w:id="89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92" w:author="Martin Ma" w:date="2025-10-25T16:49:00Z" w16du:dateUtc="2025-10-25T23:49:00Z">
            <w:rPr>
              <w:del w:id="893" w:author="Martin Ma" w:date="2025-10-25T16:33:00Z" w16du:dateUtc="2025-10-25T23:33:00Z"/>
              <w:rFonts w:eastAsiaTheme="minorEastAsia"/>
              <w:szCs w:val="16"/>
            </w:rPr>
          </w:rPrChange>
        </w:rPr>
        <w:pPrChange w:id="894" w:author="Martin Ma" w:date="2025-10-25T16:50:00Z" w16du:dateUtc="2025-10-25T23:50:00Z">
          <w:pPr>
            <w:pStyle w:val="af6"/>
          </w:pPr>
        </w:pPrChange>
      </w:pPr>
      <w:del w:id="895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89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2 Timer &amp; Counter 2</w:delText>
        </w:r>
      </w:del>
    </w:p>
    <w:p w14:paraId="4685B3A3" w14:textId="227C87B6" w:rsidR="00C7090C" w:rsidRPr="00220F8F" w:rsidDel="009A6624" w:rsidRDefault="00C7090C" w:rsidP="00220F8F">
      <w:pPr>
        <w:ind w:firstLineChars="1100" w:firstLine="1760"/>
        <w:rPr>
          <w:del w:id="89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898" w:author="Martin Ma" w:date="2025-10-25T16:49:00Z" w16du:dateUtc="2025-10-25T23:49:00Z">
            <w:rPr>
              <w:del w:id="899" w:author="Martin Ma" w:date="2025-10-25T16:33:00Z" w16du:dateUtc="2025-10-25T23:33:00Z"/>
              <w:rFonts w:eastAsiaTheme="minorEastAsia"/>
              <w:szCs w:val="16"/>
            </w:rPr>
          </w:rPrChange>
        </w:rPr>
        <w:pPrChange w:id="900" w:author="Martin Ma" w:date="2025-10-25T16:50:00Z" w16du:dateUtc="2025-10-25T23:50:00Z">
          <w:pPr>
            <w:pStyle w:val="af2"/>
          </w:pPr>
        </w:pPrChange>
      </w:pPr>
    </w:p>
    <w:p w14:paraId="23E7C25E" w14:textId="1E6F087E" w:rsidR="00C7090C" w:rsidRPr="00220F8F" w:rsidDel="009A6624" w:rsidRDefault="00C7090C" w:rsidP="00220F8F">
      <w:pPr>
        <w:ind w:firstLineChars="1100" w:firstLine="1760"/>
        <w:rPr>
          <w:del w:id="90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02" w:author="Martin Ma" w:date="2025-10-25T16:49:00Z" w16du:dateUtc="2025-10-25T23:49:00Z">
            <w:rPr>
              <w:del w:id="903" w:author="Martin Ma" w:date="2025-10-25T16:33:00Z" w16du:dateUtc="2025-10-25T23:33:00Z"/>
              <w:rFonts w:eastAsiaTheme="minorEastAsia"/>
              <w:szCs w:val="16"/>
            </w:rPr>
          </w:rPrChange>
        </w:rPr>
        <w:pPrChange w:id="904" w:author="Martin Ma" w:date="2025-10-25T16:50:00Z" w16du:dateUtc="2025-10-25T23:50:00Z">
          <w:pPr>
            <w:pStyle w:val="af2"/>
          </w:pPr>
        </w:pPrChange>
      </w:pPr>
    </w:p>
    <w:p w14:paraId="76C6EDAC" w14:textId="24A5862B" w:rsidR="00F931B2" w:rsidRPr="00220F8F" w:rsidDel="009A6624" w:rsidRDefault="00F931B2" w:rsidP="00220F8F">
      <w:pPr>
        <w:ind w:firstLineChars="1100" w:firstLine="1760"/>
        <w:rPr>
          <w:del w:id="90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06" w:author="Martin Ma" w:date="2025-10-25T16:49:00Z" w16du:dateUtc="2025-10-25T23:49:00Z">
            <w:rPr>
              <w:del w:id="907" w:author="Martin Ma" w:date="2025-10-25T16:33:00Z" w16du:dateUtc="2025-10-25T23:33:00Z"/>
              <w:rFonts w:eastAsiaTheme="minorEastAsia"/>
              <w:szCs w:val="16"/>
            </w:rPr>
          </w:rPrChange>
        </w:rPr>
        <w:pPrChange w:id="908" w:author="Martin Ma" w:date="2025-10-25T16:50:00Z" w16du:dateUtc="2025-10-25T23:50:00Z">
          <w:pPr>
            <w:pStyle w:val="af2"/>
          </w:pPr>
        </w:pPrChange>
      </w:pPr>
    </w:p>
    <w:p w14:paraId="2C87EC26" w14:textId="7D18E287" w:rsidR="00F931B2" w:rsidRPr="00220F8F" w:rsidDel="009A6624" w:rsidRDefault="00F931B2" w:rsidP="00220F8F">
      <w:pPr>
        <w:ind w:firstLineChars="1100" w:firstLine="1760"/>
        <w:rPr>
          <w:del w:id="90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10" w:author="Martin Ma" w:date="2025-10-25T16:49:00Z" w16du:dateUtc="2025-10-25T23:49:00Z">
            <w:rPr>
              <w:del w:id="911" w:author="Martin Ma" w:date="2025-10-25T16:33:00Z" w16du:dateUtc="2025-10-25T23:33:00Z"/>
              <w:rFonts w:eastAsiaTheme="minorEastAsia"/>
              <w:szCs w:val="16"/>
            </w:rPr>
          </w:rPrChange>
        </w:rPr>
        <w:pPrChange w:id="912" w:author="Martin Ma" w:date="2025-10-25T16:50:00Z" w16du:dateUtc="2025-10-25T23:50:00Z">
          <w:pPr>
            <w:pStyle w:val="af2"/>
          </w:pPr>
        </w:pPrChange>
      </w:pPr>
    </w:p>
    <w:p w14:paraId="4DB0F27E" w14:textId="3EB75D1D" w:rsidR="00F55F96" w:rsidRPr="00220F8F" w:rsidDel="009A6624" w:rsidRDefault="00F55F96" w:rsidP="00220F8F">
      <w:pPr>
        <w:ind w:firstLineChars="1100" w:firstLine="1760"/>
        <w:rPr>
          <w:del w:id="91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14" w:author="Martin Ma" w:date="2025-10-25T16:49:00Z" w16du:dateUtc="2025-10-25T23:49:00Z">
            <w:rPr>
              <w:del w:id="915" w:author="Martin Ma" w:date="2025-10-25T16:33:00Z" w16du:dateUtc="2025-10-25T23:33:00Z"/>
              <w:rFonts w:eastAsiaTheme="minorEastAsia"/>
              <w:szCs w:val="16"/>
            </w:rPr>
          </w:rPrChange>
        </w:rPr>
        <w:pPrChange w:id="916" w:author="Martin Ma" w:date="2025-10-25T16:50:00Z" w16du:dateUtc="2025-10-25T23:50:00Z">
          <w:pPr>
            <w:pStyle w:val="af2"/>
          </w:pPr>
        </w:pPrChange>
      </w:pPr>
    </w:p>
    <w:p w14:paraId="5CEB3F5C" w14:textId="1B7BF5FB" w:rsidR="00F55F96" w:rsidRPr="00220F8F" w:rsidDel="009A6624" w:rsidRDefault="00F55F96" w:rsidP="00220F8F">
      <w:pPr>
        <w:ind w:firstLineChars="1100" w:firstLine="1760"/>
        <w:rPr>
          <w:del w:id="91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18" w:author="Martin Ma" w:date="2025-10-25T16:49:00Z" w16du:dateUtc="2025-10-25T23:49:00Z">
            <w:rPr>
              <w:del w:id="919" w:author="Martin Ma" w:date="2025-10-25T16:33:00Z" w16du:dateUtc="2025-10-25T23:33:00Z"/>
              <w:rFonts w:eastAsiaTheme="minorEastAsia"/>
              <w:szCs w:val="16"/>
            </w:rPr>
          </w:rPrChange>
        </w:rPr>
        <w:pPrChange w:id="920" w:author="Martin Ma" w:date="2025-10-25T16:50:00Z" w16du:dateUtc="2025-10-25T23:50:00Z">
          <w:pPr>
            <w:pStyle w:val="af2"/>
          </w:pPr>
        </w:pPrChange>
      </w:pPr>
    </w:p>
    <w:p w14:paraId="7B2E5185" w14:textId="5B95031F" w:rsidR="00C7090C" w:rsidRPr="00220F8F" w:rsidDel="009A6624" w:rsidRDefault="00F931B2" w:rsidP="00220F8F">
      <w:pPr>
        <w:ind w:firstLineChars="1100" w:firstLine="1760"/>
        <w:rPr>
          <w:del w:id="92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22" w:author="Martin Ma" w:date="2025-10-25T16:49:00Z" w16du:dateUtc="2025-10-25T23:49:00Z">
            <w:rPr>
              <w:del w:id="923" w:author="Martin Ma" w:date="2025-10-25T16:33:00Z" w16du:dateUtc="2025-10-25T23:33:00Z"/>
              <w:rFonts w:eastAsiaTheme="minorEastAsia"/>
              <w:szCs w:val="16"/>
            </w:rPr>
          </w:rPrChange>
        </w:rPr>
        <w:pPrChange w:id="924" w:author="Martin Ma" w:date="2025-10-25T16:50:00Z" w16du:dateUtc="2025-10-25T23:50:00Z">
          <w:pPr>
            <w:pStyle w:val="af6"/>
          </w:pPr>
        </w:pPrChange>
      </w:pPr>
      <w:del w:id="925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92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3 UART Communication</w:delText>
        </w:r>
      </w:del>
    </w:p>
    <w:p w14:paraId="31EEEB21" w14:textId="7EA595F3" w:rsidR="00C7090C" w:rsidRPr="00220F8F" w:rsidDel="009A6624" w:rsidRDefault="00C7090C" w:rsidP="00220F8F">
      <w:pPr>
        <w:ind w:firstLineChars="1100" w:firstLine="1760"/>
        <w:rPr>
          <w:del w:id="92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28" w:author="Martin Ma" w:date="2025-10-25T16:49:00Z" w16du:dateUtc="2025-10-25T23:49:00Z">
            <w:rPr>
              <w:del w:id="929" w:author="Martin Ma" w:date="2025-10-25T16:33:00Z" w16du:dateUtc="2025-10-25T23:33:00Z"/>
              <w:rFonts w:eastAsiaTheme="minorEastAsia"/>
              <w:szCs w:val="16"/>
            </w:rPr>
          </w:rPrChange>
        </w:rPr>
        <w:pPrChange w:id="930" w:author="Martin Ma" w:date="2025-10-25T16:50:00Z" w16du:dateUtc="2025-10-25T23:50:00Z">
          <w:pPr>
            <w:pStyle w:val="af2"/>
          </w:pPr>
        </w:pPrChange>
      </w:pPr>
    </w:p>
    <w:p w14:paraId="5239A499" w14:textId="31767561" w:rsidR="00F55F96" w:rsidRPr="00220F8F" w:rsidDel="009A6624" w:rsidRDefault="00F55F96" w:rsidP="00220F8F">
      <w:pPr>
        <w:ind w:firstLineChars="1100" w:firstLine="1760"/>
        <w:rPr>
          <w:del w:id="93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32" w:author="Martin Ma" w:date="2025-10-25T16:49:00Z" w16du:dateUtc="2025-10-25T23:49:00Z">
            <w:rPr>
              <w:del w:id="933" w:author="Martin Ma" w:date="2025-10-25T16:33:00Z" w16du:dateUtc="2025-10-25T23:33:00Z"/>
              <w:rFonts w:eastAsiaTheme="minorEastAsia"/>
              <w:szCs w:val="16"/>
            </w:rPr>
          </w:rPrChange>
        </w:rPr>
        <w:pPrChange w:id="934" w:author="Martin Ma" w:date="2025-10-25T16:50:00Z" w16du:dateUtc="2025-10-25T23:50:00Z">
          <w:pPr>
            <w:pStyle w:val="af2"/>
          </w:pPr>
        </w:pPrChange>
      </w:pPr>
    </w:p>
    <w:p w14:paraId="3EA31F6D" w14:textId="2881C582" w:rsidR="00F55F96" w:rsidRPr="00220F8F" w:rsidDel="009A6624" w:rsidRDefault="00F55F96" w:rsidP="00220F8F">
      <w:pPr>
        <w:ind w:firstLineChars="1100" w:firstLine="1760"/>
        <w:rPr>
          <w:del w:id="93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36" w:author="Martin Ma" w:date="2025-10-25T16:49:00Z" w16du:dateUtc="2025-10-25T23:49:00Z">
            <w:rPr>
              <w:del w:id="937" w:author="Martin Ma" w:date="2025-10-25T16:33:00Z" w16du:dateUtc="2025-10-25T23:33:00Z"/>
              <w:rFonts w:eastAsiaTheme="minorEastAsia"/>
              <w:szCs w:val="16"/>
            </w:rPr>
          </w:rPrChange>
        </w:rPr>
        <w:pPrChange w:id="938" w:author="Martin Ma" w:date="2025-10-25T16:50:00Z" w16du:dateUtc="2025-10-25T23:50:00Z">
          <w:pPr>
            <w:pStyle w:val="af2"/>
          </w:pPr>
        </w:pPrChange>
      </w:pPr>
    </w:p>
    <w:p w14:paraId="01FA7745" w14:textId="1582D9B5" w:rsidR="00C7090C" w:rsidRPr="00220F8F" w:rsidDel="009A6624" w:rsidRDefault="00C7090C" w:rsidP="00220F8F">
      <w:pPr>
        <w:ind w:firstLineChars="1100" w:firstLine="1760"/>
        <w:rPr>
          <w:del w:id="93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40" w:author="Martin Ma" w:date="2025-10-25T16:49:00Z" w16du:dateUtc="2025-10-25T23:49:00Z">
            <w:rPr>
              <w:del w:id="941" w:author="Martin Ma" w:date="2025-10-25T16:33:00Z" w16du:dateUtc="2025-10-25T23:33:00Z"/>
              <w:rFonts w:eastAsiaTheme="minorEastAsia"/>
              <w:szCs w:val="16"/>
            </w:rPr>
          </w:rPrChange>
        </w:rPr>
        <w:pPrChange w:id="942" w:author="Martin Ma" w:date="2025-10-25T16:50:00Z" w16du:dateUtc="2025-10-25T23:50:00Z">
          <w:pPr>
            <w:pStyle w:val="af2"/>
          </w:pPr>
        </w:pPrChange>
      </w:pPr>
    </w:p>
    <w:p w14:paraId="1D6223FA" w14:textId="57E6A12F" w:rsidR="00C7090C" w:rsidRPr="00220F8F" w:rsidDel="009A6624" w:rsidRDefault="00C7090C" w:rsidP="00220F8F">
      <w:pPr>
        <w:ind w:firstLineChars="1100" w:firstLine="1760"/>
        <w:rPr>
          <w:del w:id="94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44" w:author="Martin Ma" w:date="2025-10-25T16:49:00Z" w16du:dateUtc="2025-10-25T23:49:00Z">
            <w:rPr>
              <w:del w:id="945" w:author="Martin Ma" w:date="2025-10-25T16:33:00Z" w16du:dateUtc="2025-10-25T23:33:00Z"/>
              <w:rFonts w:eastAsiaTheme="minorEastAsia"/>
              <w:szCs w:val="16"/>
            </w:rPr>
          </w:rPrChange>
        </w:rPr>
        <w:pPrChange w:id="946" w:author="Martin Ma" w:date="2025-10-25T16:50:00Z" w16du:dateUtc="2025-10-25T23:50:00Z">
          <w:pPr>
            <w:pStyle w:val="af2"/>
          </w:pPr>
        </w:pPrChange>
      </w:pPr>
    </w:p>
    <w:p w14:paraId="12B96A09" w14:textId="514C507A" w:rsidR="00C7090C" w:rsidRPr="00220F8F" w:rsidDel="009A6624" w:rsidRDefault="00F931B2" w:rsidP="00220F8F">
      <w:pPr>
        <w:ind w:firstLineChars="1100" w:firstLine="1760"/>
        <w:rPr>
          <w:del w:id="94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48" w:author="Martin Ma" w:date="2025-10-25T16:49:00Z" w16du:dateUtc="2025-10-25T23:49:00Z">
            <w:rPr>
              <w:del w:id="949" w:author="Martin Ma" w:date="2025-10-25T16:33:00Z" w16du:dateUtc="2025-10-25T23:33:00Z"/>
              <w:rFonts w:eastAsiaTheme="minorEastAsia"/>
              <w:szCs w:val="16"/>
            </w:rPr>
          </w:rPrChange>
        </w:rPr>
        <w:pPrChange w:id="950" w:author="Martin Ma" w:date="2025-10-25T16:50:00Z" w16du:dateUtc="2025-10-25T23:50:00Z">
          <w:pPr>
            <w:pStyle w:val="af6"/>
          </w:pPr>
        </w:pPrChange>
      </w:pPr>
      <w:del w:id="951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95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4 Interruption</w:delText>
        </w:r>
      </w:del>
    </w:p>
    <w:p w14:paraId="30EDB20D" w14:textId="77B829B0" w:rsidR="00C7090C" w:rsidRPr="00220F8F" w:rsidDel="009A6624" w:rsidRDefault="00C7090C" w:rsidP="00220F8F">
      <w:pPr>
        <w:ind w:firstLineChars="1100" w:firstLine="1760"/>
        <w:rPr>
          <w:del w:id="95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54" w:author="Martin Ma" w:date="2025-10-25T16:49:00Z" w16du:dateUtc="2025-10-25T23:49:00Z">
            <w:rPr>
              <w:del w:id="955" w:author="Martin Ma" w:date="2025-10-25T16:33:00Z" w16du:dateUtc="2025-10-25T23:33:00Z"/>
              <w:rFonts w:eastAsiaTheme="minorEastAsia"/>
              <w:szCs w:val="16"/>
            </w:rPr>
          </w:rPrChange>
        </w:rPr>
        <w:pPrChange w:id="956" w:author="Martin Ma" w:date="2025-10-25T16:50:00Z" w16du:dateUtc="2025-10-25T23:50:00Z">
          <w:pPr>
            <w:pStyle w:val="af2"/>
          </w:pPr>
        </w:pPrChange>
      </w:pPr>
    </w:p>
    <w:p w14:paraId="57877BF7" w14:textId="6F244F2D" w:rsidR="00C7090C" w:rsidRPr="00220F8F" w:rsidDel="009A6624" w:rsidRDefault="00C7090C" w:rsidP="00220F8F">
      <w:pPr>
        <w:ind w:firstLineChars="1100" w:firstLine="1760"/>
        <w:rPr>
          <w:del w:id="95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58" w:author="Martin Ma" w:date="2025-10-25T16:49:00Z" w16du:dateUtc="2025-10-25T23:49:00Z">
            <w:rPr>
              <w:del w:id="959" w:author="Martin Ma" w:date="2025-10-25T16:33:00Z" w16du:dateUtc="2025-10-25T23:33:00Z"/>
              <w:rFonts w:eastAsiaTheme="minorEastAsia"/>
              <w:szCs w:val="16"/>
            </w:rPr>
          </w:rPrChange>
        </w:rPr>
        <w:pPrChange w:id="960" w:author="Martin Ma" w:date="2025-10-25T16:50:00Z" w16du:dateUtc="2025-10-25T23:50:00Z">
          <w:pPr>
            <w:pStyle w:val="af2"/>
          </w:pPr>
        </w:pPrChange>
      </w:pPr>
    </w:p>
    <w:p w14:paraId="75F38EDB" w14:textId="5EFE767E" w:rsidR="00F55F96" w:rsidRPr="00220F8F" w:rsidDel="009A6624" w:rsidRDefault="00F55F96" w:rsidP="00220F8F">
      <w:pPr>
        <w:ind w:firstLineChars="1100" w:firstLine="1760"/>
        <w:rPr>
          <w:del w:id="96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62" w:author="Martin Ma" w:date="2025-10-25T16:49:00Z" w16du:dateUtc="2025-10-25T23:49:00Z">
            <w:rPr>
              <w:del w:id="963" w:author="Martin Ma" w:date="2025-10-25T16:33:00Z" w16du:dateUtc="2025-10-25T23:33:00Z"/>
              <w:rFonts w:eastAsiaTheme="minorEastAsia"/>
              <w:szCs w:val="16"/>
            </w:rPr>
          </w:rPrChange>
        </w:rPr>
        <w:pPrChange w:id="964" w:author="Martin Ma" w:date="2025-10-25T16:50:00Z" w16du:dateUtc="2025-10-25T23:50:00Z">
          <w:pPr>
            <w:pStyle w:val="af2"/>
          </w:pPr>
        </w:pPrChange>
      </w:pPr>
    </w:p>
    <w:p w14:paraId="24E5A12C" w14:textId="6314B76F" w:rsidR="00F55F96" w:rsidRPr="00220F8F" w:rsidDel="009A6624" w:rsidRDefault="00F55F96" w:rsidP="00220F8F">
      <w:pPr>
        <w:ind w:firstLineChars="1100" w:firstLine="1760"/>
        <w:rPr>
          <w:del w:id="96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66" w:author="Martin Ma" w:date="2025-10-25T16:49:00Z" w16du:dateUtc="2025-10-25T23:49:00Z">
            <w:rPr>
              <w:del w:id="967" w:author="Martin Ma" w:date="2025-10-25T16:33:00Z" w16du:dateUtc="2025-10-25T23:33:00Z"/>
              <w:rFonts w:eastAsiaTheme="minorEastAsia"/>
              <w:szCs w:val="16"/>
            </w:rPr>
          </w:rPrChange>
        </w:rPr>
        <w:pPrChange w:id="968" w:author="Martin Ma" w:date="2025-10-25T16:50:00Z" w16du:dateUtc="2025-10-25T23:50:00Z">
          <w:pPr>
            <w:pStyle w:val="af2"/>
          </w:pPr>
        </w:pPrChange>
      </w:pPr>
    </w:p>
    <w:p w14:paraId="72A98C24" w14:textId="2CCDFA3D" w:rsidR="00F55F96" w:rsidRPr="00220F8F" w:rsidDel="009A6624" w:rsidRDefault="00F55F96" w:rsidP="00220F8F">
      <w:pPr>
        <w:ind w:firstLineChars="1100" w:firstLine="1760"/>
        <w:rPr>
          <w:del w:id="96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70" w:author="Martin Ma" w:date="2025-10-25T16:49:00Z" w16du:dateUtc="2025-10-25T23:49:00Z">
            <w:rPr>
              <w:del w:id="971" w:author="Martin Ma" w:date="2025-10-25T16:33:00Z" w16du:dateUtc="2025-10-25T23:33:00Z"/>
              <w:rFonts w:eastAsiaTheme="minorEastAsia"/>
              <w:szCs w:val="16"/>
            </w:rPr>
          </w:rPrChange>
        </w:rPr>
        <w:pPrChange w:id="972" w:author="Martin Ma" w:date="2025-10-25T16:50:00Z" w16du:dateUtc="2025-10-25T23:50:00Z">
          <w:pPr>
            <w:pStyle w:val="af2"/>
          </w:pPr>
        </w:pPrChange>
      </w:pPr>
    </w:p>
    <w:p w14:paraId="691F78FB" w14:textId="76A2945D" w:rsidR="00C7090C" w:rsidRPr="00220F8F" w:rsidDel="009A6624" w:rsidRDefault="00F55F96" w:rsidP="00220F8F">
      <w:pPr>
        <w:ind w:firstLineChars="1100" w:firstLine="1760"/>
        <w:rPr>
          <w:del w:id="97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74" w:author="Martin Ma" w:date="2025-10-25T16:49:00Z" w16du:dateUtc="2025-10-25T23:49:00Z">
            <w:rPr>
              <w:del w:id="975" w:author="Martin Ma" w:date="2025-10-25T16:33:00Z" w16du:dateUtc="2025-10-25T23:33:00Z"/>
              <w:rFonts w:eastAsiaTheme="minorEastAsia"/>
              <w:szCs w:val="16"/>
            </w:rPr>
          </w:rPrChange>
        </w:rPr>
        <w:pPrChange w:id="976" w:author="Martin Ma" w:date="2025-10-25T16:50:00Z" w16du:dateUtc="2025-10-25T23:50:00Z">
          <w:pPr>
            <w:pStyle w:val="af6"/>
          </w:pPr>
        </w:pPrChange>
      </w:pPr>
      <w:del w:id="977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97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5 Watch Dog</w:delText>
        </w:r>
      </w:del>
    </w:p>
    <w:p w14:paraId="12B7D5E4" w14:textId="5622B7E2" w:rsidR="00F55F96" w:rsidRPr="00220F8F" w:rsidDel="009A6624" w:rsidRDefault="00F55F96" w:rsidP="00220F8F">
      <w:pPr>
        <w:ind w:firstLineChars="1100" w:firstLine="1760"/>
        <w:rPr>
          <w:del w:id="97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80" w:author="Martin Ma" w:date="2025-10-25T16:49:00Z" w16du:dateUtc="2025-10-25T23:49:00Z">
            <w:rPr>
              <w:del w:id="981" w:author="Martin Ma" w:date="2025-10-25T16:33:00Z" w16du:dateUtc="2025-10-25T23:33:00Z"/>
              <w:rFonts w:eastAsiaTheme="minorEastAsia"/>
              <w:szCs w:val="16"/>
            </w:rPr>
          </w:rPrChange>
        </w:rPr>
        <w:pPrChange w:id="982" w:author="Martin Ma" w:date="2025-10-25T16:50:00Z" w16du:dateUtc="2025-10-25T23:50:00Z">
          <w:pPr>
            <w:pStyle w:val="af2"/>
          </w:pPr>
        </w:pPrChange>
      </w:pPr>
    </w:p>
    <w:p w14:paraId="4734334A" w14:textId="0CF53BEF" w:rsidR="00F55F96" w:rsidRPr="00220F8F" w:rsidDel="009A6624" w:rsidRDefault="00F55F96" w:rsidP="00220F8F">
      <w:pPr>
        <w:ind w:firstLineChars="1100" w:firstLine="1760"/>
        <w:rPr>
          <w:del w:id="98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84" w:author="Martin Ma" w:date="2025-10-25T16:49:00Z" w16du:dateUtc="2025-10-25T23:49:00Z">
            <w:rPr>
              <w:del w:id="985" w:author="Martin Ma" w:date="2025-10-25T16:33:00Z" w16du:dateUtc="2025-10-25T23:33:00Z"/>
              <w:rFonts w:eastAsiaTheme="minorEastAsia"/>
              <w:szCs w:val="16"/>
            </w:rPr>
          </w:rPrChange>
        </w:rPr>
        <w:pPrChange w:id="986" w:author="Martin Ma" w:date="2025-10-25T16:50:00Z" w16du:dateUtc="2025-10-25T23:50:00Z">
          <w:pPr>
            <w:pStyle w:val="af2"/>
          </w:pPr>
        </w:pPrChange>
      </w:pPr>
    </w:p>
    <w:p w14:paraId="6073E012" w14:textId="370909B4" w:rsidR="00F55F96" w:rsidRPr="00220F8F" w:rsidDel="009A6624" w:rsidRDefault="00F55F96" w:rsidP="00220F8F">
      <w:pPr>
        <w:ind w:firstLineChars="1100" w:firstLine="1760"/>
        <w:rPr>
          <w:del w:id="98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88" w:author="Martin Ma" w:date="2025-10-25T16:49:00Z" w16du:dateUtc="2025-10-25T23:49:00Z">
            <w:rPr>
              <w:del w:id="989" w:author="Martin Ma" w:date="2025-10-25T16:33:00Z" w16du:dateUtc="2025-10-25T23:33:00Z"/>
              <w:rFonts w:eastAsiaTheme="minorEastAsia"/>
              <w:szCs w:val="16"/>
            </w:rPr>
          </w:rPrChange>
        </w:rPr>
        <w:pPrChange w:id="990" w:author="Martin Ma" w:date="2025-10-25T16:50:00Z" w16du:dateUtc="2025-10-25T23:50:00Z">
          <w:pPr>
            <w:pStyle w:val="af2"/>
          </w:pPr>
        </w:pPrChange>
      </w:pPr>
    </w:p>
    <w:p w14:paraId="25BEB898" w14:textId="70C61BF9" w:rsidR="00F55F96" w:rsidRPr="00220F8F" w:rsidDel="009A6624" w:rsidRDefault="00F55F96" w:rsidP="00220F8F">
      <w:pPr>
        <w:ind w:firstLineChars="1100" w:firstLine="1760"/>
        <w:rPr>
          <w:del w:id="99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92" w:author="Martin Ma" w:date="2025-10-25T16:49:00Z" w16du:dateUtc="2025-10-25T23:49:00Z">
            <w:rPr>
              <w:del w:id="993" w:author="Martin Ma" w:date="2025-10-25T16:33:00Z" w16du:dateUtc="2025-10-25T23:33:00Z"/>
              <w:rFonts w:eastAsiaTheme="minorEastAsia"/>
              <w:szCs w:val="16"/>
            </w:rPr>
          </w:rPrChange>
        </w:rPr>
        <w:pPrChange w:id="994" w:author="Martin Ma" w:date="2025-10-25T16:50:00Z" w16du:dateUtc="2025-10-25T23:50:00Z">
          <w:pPr>
            <w:pStyle w:val="af2"/>
          </w:pPr>
        </w:pPrChange>
      </w:pPr>
    </w:p>
    <w:p w14:paraId="00AD53E8" w14:textId="7B2C1AA3" w:rsidR="00F55F96" w:rsidRPr="00220F8F" w:rsidDel="009A6624" w:rsidRDefault="00F55F96" w:rsidP="00220F8F">
      <w:pPr>
        <w:ind w:firstLineChars="1100" w:firstLine="1760"/>
        <w:rPr>
          <w:del w:id="99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996" w:author="Martin Ma" w:date="2025-10-25T16:49:00Z" w16du:dateUtc="2025-10-25T23:49:00Z">
            <w:rPr>
              <w:del w:id="997" w:author="Martin Ma" w:date="2025-10-25T16:33:00Z" w16du:dateUtc="2025-10-25T23:33:00Z"/>
              <w:rFonts w:eastAsiaTheme="minorEastAsia"/>
              <w:szCs w:val="16"/>
            </w:rPr>
          </w:rPrChange>
        </w:rPr>
        <w:pPrChange w:id="998" w:author="Martin Ma" w:date="2025-10-25T16:50:00Z" w16du:dateUtc="2025-10-25T23:50:00Z">
          <w:pPr>
            <w:pStyle w:val="af2"/>
          </w:pPr>
        </w:pPrChange>
      </w:pPr>
    </w:p>
    <w:p w14:paraId="457807F1" w14:textId="2E8276F8" w:rsidR="00F55F96" w:rsidRPr="00220F8F" w:rsidDel="009A6624" w:rsidRDefault="00F55F96" w:rsidP="00220F8F">
      <w:pPr>
        <w:ind w:firstLineChars="1100" w:firstLine="1760"/>
        <w:rPr>
          <w:del w:id="99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00" w:author="Martin Ma" w:date="2025-10-25T16:49:00Z" w16du:dateUtc="2025-10-25T23:49:00Z">
            <w:rPr>
              <w:del w:id="1001" w:author="Martin Ma" w:date="2025-10-25T16:33:00Z" w16du:dateUtc="2025-10-25T23:33:00Z"/>
              <w:rFonts w:eastAsiaTheme="minorEastAsia"/>
              <w:szCs w:val="16"/>
            </w:rPr>
          </w:rPrChange>
        </w:rPr>
        <w:pPrChange w:id="1002" w:author="Martin Ma" w:date="2025-10-25T16:50:00Z" w16du:dateUtc="2025-10-25T23:50:00Z">
          <w:pPr>
            <w:pStyle w:val="af6"/>
          </w:pPr>
        </w:pPrChange>
      </w:pPr>
      <w:del w:id="1003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100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6 PCON</w:delText>
        </w:r>
      </w:del>
    </w:p>
    <w:p w14:paraId="238A75E5" w14:textId="5E1AC42F" w:rsidR="00F55F96" w:rsidRPr="00220F8F" w:rsidDel="009A6624" w:rsidRDefault="00F55F96" w:rsidP="00220F8F">
      <w:pPr>
        <w:ind w:firstLineChars="1100" w:firstLine="1760"/>
        <w:rPr>
          <w:del w:id="100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06" w:author="Martin Ma" w:date="2025-10-25T16:49:00Z" w16du:dateUtc="2025-10-25T23:49:00Z">
            <w:rPr>
              <w:del w:id="1007" w:author="Martin Ma" w:date="2025-10-25T16:33:00Z" w16du:dateUtc="2025-10-25T23:33:00Z"/>
              <w:rFonts w:eastAsiaTheme="minorEastAsia"/>
              <w:szCs w:val="16"/>
            </w:rPr>
          </w:rPrChange>
        </w:rPr>
        <w:pPrChange w:id="1008" w:author="Martin Ma" w:date="2025-10-25T16:50:00Z" w16du:dateUtc="2025-10-25T23:50:00Z">
          <w:pPr>
            <w:pStyle w:val="af2"/>
          </w:pPr>
        </w:pPrChange>
      </w:pPr>
    </w:p>
    <w:p w14:paraId="665EC3F0" w14:textId="43E532D7" w:rsidR="00F55F96" w:rsidRPr="00220F8F" w:rsidDel="009A6624" w:rsidRDefault="00F55F96" w:rsidP="00220F8F">
      <w:pPr>
        <w:ind w:firstLineChars="1100" w:firstLine="1760"/>
        <w:rPr>
          <w:del w:id="1009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10" w:author="Martin Ma" w:date="2025-10-25T16:49:00Z" w16du:dateUtc="2025-10-25T23:49:00Z">
            <w:rPr>
              <w:del w:id="1011" w:author="Martin Ma" w:date="2025-10-25T16:33:00Z" w16du:dateUtc="2025-10-25T23:33:00Z"/>
              <w:rFonts w:eastAsiaTheme="minorEastAsia"/>
              <w:szCs w:val="16"/>
            </w:rPr>
          </w:rPrChange>
        </w:rPr>
        <w:pPrChange w:id="1012" w:author="Martin Ma" w:date="2025-10-25T16:50:00Z" w16du:dateUtc="2025-10-25T23:50:00Z">
          <w:pPr>
            <w:pStyle w:val="af2"/>
          </w:pPr>
        </w:pPrChange>
      </w:pPr>
    </w:p>
    <w:p w14:paraId="12ABB27D" w14:textId="4ADC2DEF" w:rsidR="00F55F96" w:rsidRPr="00220F8F" w:rsidDel="009A6624" w:rsidRDefault="00F55F96" w:rsidP="00220F8F">
      <w:pPr>
        <w:ind w:firstLineChars="1100" w:firstLine="1760"/>
        <w:rPr>
          <w:del w:id="1013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14" w:author="Martin Ma" w:date="2025-10-25T16:49:00Z" w16du:dateUtc="2025-10-25T23:49:00Z">
            <w:rPr>
              <w:del w:id="1015" w:author="Martin Ma" w:date="2025-10-25T16:33:00Z" w16du:dateUtc="2025-10-25T23:33:00Z"/>
              <w:rFonts w:eastAsiaTheme="minorEastAsia"/>
              <w:szCs w:val="16"/>
            </w:rPr>
          </w:rPrChange>
        </w:rPr>
        <w:pPrChange w:id="1016" w:author="Martin Ma" w:date="2025-10-25T16:50:00Z" w16du:dateUtc="2025-10-25T23:50:00Z">
          <w:pPr>
            <w:pStyle w:val="af2"/>
          </w:pPr>
        </w:pPrChange>
      </w:pPr>
    </w:p>
    <w:p w14:paraId="59434CD8" w14:textId="7BDAFCC4" w:rsidR="00F55F96" w:rsidRPr="00220F8F" w:rsidDel="009A6624" w:rsidRDefault="00F55F96" w:rsidP="00220F8F">
      <w:pPr>
        <w:ind w:firstLineChars="1100" w:firstLine="1760"/>
        <w:rPr>
          <w:del w:id="1017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18" w:author="Martin Ma" w:date="2025-10-25T16:49:00Z" w16du:dateUtc="2025-10-25T23:49:00Z">
            <w:rPr>
              <w:del w:id="1019" w:author="Martin Ma" w:date="2025-10-25T16:33:00Z" w16du:dateUtc="2025-10-25T23:33:00Z"/>
              <w:rFonts w:eastAsiaTheme="minorEastAsia"/>
              <w:szCs w:val="16"/>
            </w:rPr>
          </w:rPrChange>
        </w:rPr>
        <w:pPrChange w:id="1020" w:author="Martin Ma" w:date="2025-10-25T16:50:00Z" w16du:dateUtc="2025-10-25T23:50:00Z">
          <w:pPr>
            <w:pStyle w:val="af2"/>
          </w:pPr>
        </w:pPrChange>
      </w:pPr>
    </w:p>
    <w:p w14:paraId="4CC3AC84" w14:textId="1B1FEE55" w:rsidR="00C7090C" w:rsidRPr="00220F8F" w:rsidDel="009A6624" w:rsidRDefault="00C7090C" w:rsidP="00220F8F">
      <w:pPr>
        <w:ind w:firstLineChars="1100" w:firstLine="1760"/>
        <w:rPr>
          <w:del w:id="102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22" w:author="Martin Ma" w:date="2025-10-25T16:49:00Z" w16du:dateUtc="2025-10-25T23:49:00Z">
            <w:rPr>
              <w:del w:id="1023" w:author="Martin Ma" w:date="2025-10-25T16:33:00Z" w16du:dateUtc="2025-10-25T23:33:00Z"/>
              <w:rFonts w:eastAsiaTheme="minorEastAsia"/>
              <w:szCs w:val="16"/>
            </w:rPr>
          </w:rPrChange>
        </w:rPr>
        <w:pPrChange w:id="1024" w:author="Martin Ma" w:date="2025-10-25T16:50:00Z" w16du:dateUtc="2025-10-25T23:50:00Z">
          <w:pPr>
            <w:pStyle w:val="af2"/>
          </w:pPr>
        </w:pPrChange>
      </w:pPr>
    </w:p>
    <w:p w14:paraId="1F1470E0" w14:textId="22AC90C0" w:rsidR="007326B7" w:rsidRPr="00220F8F" w:rsidDel="009A6624" w:rsidRDefault="007326B7" w:rsidP="00220F8F">
      <w:pPr>
        <w:ind w:firstLineChars="1100" w:firstLine="1760"/>
        <w:rPr>
          <w:del w:id="1025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26" w:author="Martin Ma" w:date="2025-10-25T16:49:00Z" w16du:dateUtc="2025-10-25T23:49:00Z">
            <w:rPr>
              <w:del w:id="1027" w:author="Martin Ma" w:date="2025-10-25T16:33:00Z" w16du:dateUtc="2025-10-25T23:33:00Z"/>
              <w:rFonts w:eastAsiaTheme="minorEastAsia"/>
              <w:szCs w:val="16"/>
            </w:rPr>
          </w:rPrChange>
        </w:rPr>
        <w:pPrChange w:id="1028" w:author="Martin Ma" w:date="2025-10-25T16:50:00Z" w16du:dateUtc="2025-10-25T23:50:00Z">
          <w:pPr/>
        </w:pPrChange>
      </w:pPr>
      <w:del w:id="1029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103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CH340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在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5V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供电时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V3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5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引脚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 (3.3V)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要连接退耦电容稳定电压，吸收高频干扰，保障芯片正常工作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 xml:space="preserve">,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3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delText>否则电脑无法识别。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0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如果是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1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3.3V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2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供电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3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 xml:space="preserve">, 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4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则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5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V3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6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与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7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VCC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8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直接连接到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49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3.3V</w:delText>
        </w:r>
        <w:r w:rsidRPr="00220F8F" w:rsidDel="009A6624">
          <w:rPr>
            <w:rFonts w:ascii="Times New Roman" w:eastAsiaTheme="minorEastAsia" w:hAnsi="Times New Roman" w:cs="Times New Roman"/>
            <w:b/>
            <w:bCs/>
            <w:color w:val="EE0000"/>
            <w:szCs w:val="16"/>
            <w:rPrChange w:id="1050" w:author="Martin Ma" w:date="2025-10-25T16:49:00Z" w16du:dateUtc="2025-10-25T23:49:00Z">
              <w:rPr>
                <w:rFonts w:eastAsiaTheme="minorEastAsia"/>
                <w:b/>
                <w:bCs/>
                <w:color w:val="EE0000"/>
                <w:szCs w:val="16"/>
              </w:rPr>
            </w:rPrChange>
          </w:rPr>
          <w:delText>不需要退耦电容</w:delText>
        </w:r>
      </w:del>
    </w:p>
    <w:p w14:paraId="727E4B40" w14:textId="3148637A" w:rsidR="00A42F05" w:rsidRPr="00220F8F" w:rsidDel="009A6624" w:rsidRDefault="00A42F05" w:rsidP="00220F8F">
      <w:pPr>
        <w:ind w:firstLineChars="1100" w:firstLine="1760"/>
        <w:rPr>
          <w:del w:id="105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52" w:author="Martin Ma" w:date="2025-10-25T16:49:00Z" w16du:dateUtc="2025-10-25T23:49:00Z">
            <w:rPr>
              <w:del w:id="1053" w:author="Martin Ma" w:date="2025-10-25T16:33:00Z" w16du:dateUtc="2025-10-25T23:33:00Z"/>
              <w:szCs w:val="16"/>
            </w:rPr>
          </w:rPrChange>
        </w:rPr>
        <w:pPrChange w:id="1054" w:author="Martin Ma" w:date="2025-10-25T16:50:00Z" w16du:dateUtc="2025-10-25T23:50:00Z">
          <w:pPr>
            <w:pStyle w:val="af2"/>
          </w:pPr>
        </w:pPrChange>
      </w:pPr>
      <w:del w:id="1055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1056" w:author="Martin Ma" w:date="2025-10-25T16:49:00Z" w16du:dateUtc="2025-10-25T23:49:00Z">
              <w:rPr>
                <w:rFonts w:hint="eastAsia"/>
              </w:rPr>
            </w:rPrChange>
          </w:rPr>
          <w:delText>当程序传输过程时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57" w:author="Martin Ma" w:date="2025-10-25T16:49:00Z" w16du:dateUtc="2025-10-25T23:49:00Z">
              <w:rPr>
                <w:szCs w:val="16"/>
              </w:rPr>
            </w:rPrChange>
          </w:rPr>
          <w:delText xml:space="preserve">: RTS = 0;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58" w:author="Martin Ma" w:date="2025-10-25T16:49:00Z" w16du:dateUtc="2025-10-25T23:49:00Z">
              <w:rPr>
                <w:rFonts w:hint="eastAsia"/>
              </w:rPr>
            </w:rPrChange>
          </w:rPr>
          <w:delText>传输完成后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59" w:author="Martin Ma" w:date="2025-10-25T16:49:00Z" w16du:dateUtc="2025-10-25T23:49:00Z">
              <w:rPr>
                <w:szCs w:val="16"/>
              </w:rPr>
            </w:rPrChange>
          </w:rPr>
          <w:delText xml:space="preserve"> RTS = 1;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60" w:author="Martin Ma" w:date="2025-10-25T16:49:00Z" w16du:dateUtc="2025-10-25T23:49:00Z">
              <w:rPr>
                <w:rFonts w:hint="eastAsia"/>
              </w:rPr>
            </w:rPrChange>
          </w:rPr>
          <w:delText>可以用来冷启动</w:delText>
        </w:r>
      </w:del>
    </w:p>
    <w:p w14:paraId="7219D82C" w14:textId="1127D06D" w:rsidR="00A42F05" w:rsidRPr="00220F8F" w:rsidDel="009A6624" w:rsidRDefault="00A42F05" w:rsidP="00220F8F">
      <w:pPr>
        <w:ind w:firstLineChars="1100" w:firstLine="1760"/>
        <w:rPr>
          <w:del w:id="1061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62" w:author="Martin Ma" w:date="2025-10-25T16:49:00Z" w16du:dateUtc="2025-10-25T23:49:00Z">
            <w:rPr>
              <w:del w:id="1063" w:author="Martin Ma" w:date="2025-10-25T16:33:00Z" w16du:dateUtc="2025-10-25T23:33:00Z"/>
              <w:szCs w:val="16"/>
            </w:rPr>
          </w:rPrChange>
        </w:rPr>
        <w:pPrChange w:id="1064" w:author="Martin Ma" w:date="2025-10-25T16:50:00Z" w16du:dateUtc="2025-10-25T23:50:00Z">
          <w:pPr>
            <w:pStyle w:val="af2"/>
          </w:pPr>
        </w:pPrChange>
      </w:pPr>
      <w:del w:id="1065" w:author="Martin Ma" w:date="2025-10-25T16:33:00Z" w16du:dateUtc="2025-10-25T23:33:00Z">
        <w:r w:rsidRPr="00220F8F" w:rsidDel="009A6624">
          <w:rPr>
            <w:rFonts w:ascii="Times New Roman" w:eastAsiaTheme="minorEastAsia" w:hAnsi="Times New Roman" w:cs="Times New Roman"/>
            <w:szCs w:val="16"/>
            <w:rPrChange w:id="1066" w:author="Martin Ma" w:date="2025-10-25T16:49:00Z" w16du:dateUtc="2025-10-25T23:49:00Z">
              <w:rPr>
                <w:rFonts w:hint="eastAsia"/>
              </w:rPr>
            </w:rPrChange>
          </w:rPr>
          <w:delText>当串口软件打开时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67" w:author="Martin Ma" w:date="2025-10-25T16:49:00Z" w16du:dateUtc="2025-10-25T23:49:00Z">
              <w:rPr>
                <w:szCs w:val="16"/>
              </w:rPr>
            </w:rPrChange>
          </w:rPr>
          <w:delText xml:space="preserve">: DTR = 0; 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68" w:author="Martin Ma" w:date="2025-10-25T16:49:00Z" w16du:dateUtc="2025-10-25T23:49:00Z">
              <w:rPr>
                <w:rFonts w:hint="eastAsia"/>
              </w:rPr>
            </w:rPrChange>
          </w:rPr>
          <w:delText>关闭时</w:delText>
        </w:r>
        <w:r w:rsidRPr="00220F8F" w:rsidDel="009A6624">
          <w:rPr>
            <w:rFonts w:ascii="Times New Roman" w:eastAsiaTheme="minorEastAsia" w:hAnsi="Times New Roman" w:cs="Times New Roman"/>
            <w:szCs w:val="16"/>
            <w:rPrChange w:id="1069" w:author="Martin Ma" w:date="2025-10-25T16:49:00Z" w16du:dateUtc="2025-10-25T23:49:00Z">
              <w:rPr>
                <w:szCs w:val="16"/>
              </w:rPr>
            </w:rPrChange>
          </w:rPr>
          <w:delText>DTR = 1;</w:delText>
        </w:r>
      </w:del>
    </w:p>
    <w:p w14:paraId="3FE3692C" w14:textId="3F73B03A" w:rsidR="001F2CC4" w:rsidRPr="00220F8F" w:rsidDel="009A6624" w:rsidRDefault="001F2CC4" w:rsidP="00220F8F">
      <w:pPr>
        <w:ind w:firstLineChars="1100" w:firstLine="1760"/>
        <w:rPr>
          <w:del w:id="107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71" w:author="Martin Ma" w:date="2025-10-25T16:49:00Z" w16du:dateUtc="2025-10-25T23:49:00Z">
            <w:rPr>
              <w:del w:id="1072" w:author="Martin Ma" w:date="2025-10-25T16:33:00Z" w16du:dateUtc="2025-10-25T23:33:00Z"/>
              <w:szCs w:val="16"/>
            </w:rPr>
          </w:rPrChange>
        </w:rPr>
        <w:pPrChange w:id="1073" w:author="Martin Ma" w:date="2025-10-25T16:50:00Z" w16du:dateUtc="2025-10-25T23:50:00Z">
          <w:pPr>
            <w:pStyle w:val="af2"/>
          </w:pPr>
        </w:pPrChange>
      </w:pPr>
    </w:p>
    <w:p w14:paraId="381239F7" w14:textId="543C779D" w:rsidR="001F2CC4" w:rsidRPr="00220F8F" w:rsidDel="009A6624" w:rsidRDefault="001F2CC4" w:rsidP="00220F8F">
      <w:pPr>
        <w:ind w:firstLineChars="1100" w:firstLine="1760"/>
        <w:rPr>
          <w:del w:id="107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75" w:author="Martin Ma" w:date="2025-10-25T16:49:00Z" w16du:dateUtc="2025-10-25T23:49:00Z">
            <w:rPr>
              <w:del w:id="1076" w:author="Martin Ma" w:date="2025-10-25T16:33:00Z" w16du:dateUtc="2025-10-25T23:33:00Z"/>
              <w:szCs w:val="16"/>
            </w:rPr>
          </w:rPrChange>
        </w:rPr>
        <w:pPrChange w:id="1077" w:author="Martin Ma" w:date="2025-10-25T16:50:00Z" w16du:dateUtc="2025-10-25T23:50:00Z">
          <w:pPr>
            <w:pStyle w:val="af2"/>
          </w:pPr>
        </w:pPrChange>
      </w:pPr>
    </w:p>
    <w:p w14:paraId="6277D378" w14:textId="2EC59402" w:rsidR="001F2CC4" w:rsidRPr="00220F8F" w:rsidDel="009A6624" w:rsidRDefault="001F2CC4" w:rsidP="00220F8F">
      <w:pPr>
        <w:ind w:firstLineChars="1100" w:firstLine="1760"/>
        <w:rPr>
          <w:del w:id="107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79" w:author="Martin Ma" w:date="2025-10-25T16:49:00Z" w16du:dateUtc="2025-10-25T23:49:00Z">
            <w:rPr>
              <w:del w:id="1080" w:author="Martin Ma" w:date="2025-10-25T16:33:00Z" w16du:dateUtc="2025-10-25T23:33:00Z"/>
              <w:szCs w:val="16"/>
            </w:rPr>
          </w:rPrChange>
        </w:rPr>
        <w:pPrChange w:id="1081" w:author="Martin Ma" w:date="2025-10-25T16:50:00Z" w16du:dateUtc="2025-10-25T23:50:00Z">
          <w:pPr>
            <w:pStyle w:val="af2"/>
          </w:pPr>
        </w:pPrChange>
      </w:pPr>
    </w:p>
    <w:p w14:paraId="41EF04C4" w14:textId="6CCBDFA0" w:rsidR="001F2CC4" w:rsidRPr="00220F8F" w:rsidDel="009A6624" w:rsidRDefault="001F2CC4" w:rsidP="00220F8F">
      <w:pPr>
        <w:ind w:firstLineChars="1100" w:firstLine="1760"/>
        <w:rPr>
          <w:del w:id="108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83" w:author="Martin Ma" w:date="2025-10-25T16:49:00Z" w16du:dateUtc="2025-10-25T23:49:00Z">
            <w:rPr>
              <w:del w:id="1084" w:author="Martin Ma" w:date="2025-10-25T16:33:00Z" w16du:dateUtc="2025-10-25T23:33:00Z"/>
              <w:rFonts w:eastAsiaTheme="minorEastAsia"/>
              <w:szCs w:val="16"/>
            </w:rPr>
          </w:rPrChange>
        </w:rPr>
        <w:pPrChange w:id="1085" w:author="Martin Ma" w:date="2025-10-25T16:50:00Z" w16du:dateUtc="2025-10-25T23:50:00Z">
          <w:pPr>
            <w:pStyle w:val="af2"/>
          </w:pPr>
        </w:pPrChange>
      </w:pPr>
    </w:p>
    <w:p w14:paraId="1089AA2C" w14:textId="644EE13A" w:rsidR="001F2CC4" w:rsidRPr="00220F8F" w:rsidDel="009A6624" w:rsidRDefault="001F2CC4" w:rsidP="00220F8F">
      <w:pPr>
        <w:ind w:firstLineChars="1100" w:firstLine="1760"/>
        <w:rPr>
          <w:del w:id="108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87" w:author="Martin Ma" w:date="2025-10-25T16:49:00Z" w16du:dateUtc="2025-10-25T23:49:00Z">
            <w:rPr>
              <w:del w:id="1088" w:author="Martin Ma" w:date="2025-10-25T16:33:00Z" w16du:dateUtc="2025-10-25T23:33:00Z"/>
              <w:rFonts w:eastAsiaTheme="minorEastAsia"/>
              <w:szCs w:val="16"/>
            </w:rPr>
          </w:rPrChange>
        </w:rPr>
        <w:pPrChange w:id="1089" w:author="Martin Ma" w:date="2025-10-25T16:50:00Z" w16du:dateUtc="2025-10-25T23:50:00Z">
          <w:pPr>
            <w:pStyle w:val="af2"/>
          </w:pPr>
        </w:pPrChange>
      </w:pPr>
    </w:p>
    <w:p w14:paraId="4190A869" w14:textId="412361AF" w:rsidR="001F2CC4" w:rsidRPr="00220F8F" w:rsidDel="009A6624" w:rsidRDefault="001F2CC4" w:rsidP="00220F8F">
      <w:pPr>
        <w:ind w:firstLineChars="1100" w:firstLine="1760"/>
        <w:rPr>
          <w:del w:id="109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91" w:author="Martin Ma" w:date="2025-10-25T16:49:00Z" w16du:dateUtc="2025-10-25T23:49:00Z">
            <w:rPr>
              <w:del w:id="1092" w:author="Martin Ma" w:date="2025-10-25T16:33:00Z" w16du:dateUtc="2025-10-25T23:33:00Z"/>
              <w:rFonts w:eastAsiaTheme="minorEastAsia"/>
              <w:szCs w:val="16"/>
            </w:rPr>
          </w:rPrChange>
        </w:rPr>
        <w:pPrChange w:id="1093" w:author="Martin Ma" w:date="2025-10-25T16:50:00Z" w16du:dateUtc="2025-10-25T23:50:00Z">
          <w:pPr>
            <w:pStyle w:val="af2"/>
          </w:pPr>
        </w:pPrChange>
      </w:pPr>
    </w:p>
    <w:p w14:paraId="5345A796" w14:textId="05675AD5" w:rsidR="001F2CC4" w:rsidRPr="00220F8F" w:rsidDel="009A6624" w:rsidRDefault="001F2CC4" w:rsidP="00220F8F">
      <w:pPr>
        <w:ind w:firstLineChars="1100" w:firstLine="1760"/>
        <w:rPr>
          <w:del w:id="109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95" w:author="Martin Ma" w:date="2025-10-25T16:49:00Z" w16du:dateUtc="2025-10-25T23:49:00Z">
            <w:rPr>
              <w:del w:id="1096" w:author="Martin Ma" w:date="2025-10-25T16:33:00Z" w16du:dateUtc="2025-10-25T23:33:00Z"/>
              <w:rFonts w:eastAsiaTheme="minorEastAsia"/>
              <w:szCs w:val="16"/>
            </w:rPr>
          </w:rPrChange>
        </w:rPr>
        <w:pPrChange w:id="1097" w:author="Martin Ma" w:date="2025-10-25T16:50:00Z" w16du:dateUtc="2025-10-25T23:50:00Z">
          <w:pPr>
            <w:pStyle w:val="af2"/>
          </w:pPr>
        </w:pPrChange>
      </w:pPr>
    </w:p>
    <w:p w14:paraId="1D790502" w14:textId="69145234" w:rsidR="001F2CC4" w:rsidRPr="00220F8F" w:rsidDel="009A6624" w:rsidRDefault="001F2CC4" w:rsidP="00220F8F">
      <w:pPr>
        <w:ind w:firstLineChars="1100" w:firstLine="1760"/>
        <w:rPr>
          <w:del w:id="109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099" w:author="Martin Ma" w:date="2025-10-25T16:49:00Z" w16du:dateUtc="2025-10-25T23:49:00Z">
            <w:rPr>
              <w:del w:id="1100" w:author="Martin Ma" w:date="2025-10-25T16:33:00Z" w16du:dateUtc="2025-10-25T23:33:00Z"/>
              <w:rFonts w:eastAsiaTheme="minorEastAsia"/>
              <w:szCs w:val="16"/>
            </w:rPr>
          </w:rPrChange>
        </w:rPr>
        <w:pPrChange w:id="1101" w:author="Martin Ma" w:date="2025-10-25T16:50:00Z" w16du:dateUtc="2025-10-25T23:50:00Z">
          <w:pPr>
            <w:pStyle w:val="af2"/>
          </w:pPr>
        </w:pPrChange>
      </w:pPr>
    </w:p>
    <w:p w14:paraId="17C803EE" w14:textId="4BA270E7" w:rsidR="001F2CC4" w:rsidRPr="00220F8F" w:rsidDel="009A6624" w:rsidRDefault="001F2CC4" w:rsidP="00220F8F">
      <w:pPr>
        <w:ind w:firstLineChars="1100" w:firstLine="1760"/>
        <w:rPr>
          <w:del w:id="110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03" w:author="Martin Ma" w:date="2025-10-25T16:49:00Z" w16du:dateUtc="2025-10-25T23:49:00Z">
            <w:rPr>
              <w:del w:id="1104" w:author="Martin Ma" w:date="2025-10-25T16:33:00Z" w16du:dateUtc="2025-10-25T23:33:00Z"/>
              <w:rFonts w:eastAsiaTheme="minorEastAsia"/>
              <w:szCs w:val="16"/>
            </w:rPr>
          </w:rPrChange>
        </w:rPr>
        <w:pPrChange w:id="1105" w:author="Martin Ma" w:date="2025-10-25T16:50:00Z" w16du:dateUtc="2025-10-25T23:50:00Z">
          <w:pPr>
            <w:pStyle w:val="af2"/>
          </w:pPr>
        </w:pPrChange>
      </w:pPr>
    </w:p>
    <w:p w14:paraId="41021C9F" w14:textId="31D229DB" w:rsidR="001F2CC4" w:rsidRPr="00220F8F" w:rsidDel="009A6624" w:rsidRDefault="001F2CC4" w:rsidP="00220F8F">
      <w:pPr>
        <w:ind w:firstLineChars="1100" w:firstLine="1760"/>
        <w:rPr>
          <w:del w:id="110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07" w:author="Martin Ma" w:date="2025-10-25T16:49:00Z" w16du:dateUtc="2025-10-25T23:49:00Z">
            <w:rPr>
              <w:del w:id="1108" w:author="Martin Ma" w:date="2025-10-25T16:33:00Z" w16du:dateUtc="2025-10-25T23:33:00Z"/>
              <w:rFonts w:eastAsiaTheme="minorEastAsia"/>
              <w:szCs w:val="16"/>
            </w:rPr>
          </w:rPrChange>
        </w:rPr>
        <w:pPrChange w:id="1109" w:author="Martin Ma" w:date="2025-10-25T16:50:00Z" w16du:dateUtc="2025-10-25T23:50:00Z">
          <w:pPr>
            <w:pStyle w:val="af2"/>
          </w:pPr>
        </w:pPrChange>
      </w:pPr>
    </w:p>
    <w:p w14:paraId="6605BFCA" w14:textId="669C8B86" w:rsidR="001F2CC4" w:rsidRPr="00220F8F" w:rsidDel="009A6624" w:rsidRDefault="001F2CC4" w:rsidP="00220F8F">
      <w:pPr>
        <w:ind w:firstLineChars="1100" w:firstLine="1760"/>
        <w:rPr>
          <w:del w:id="111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11" w:author="Martin Ma" w:date="2025-10-25T16:49:00Z" w16du:dateUtc="2025-10-25T23:49:00Z">
            <w:rPr>
              <w:del w:id="1112" w:author="Martin Ma" w:date="2025-10-25T16:33:00Z" w16du:dateUtc="2025-10-25T23:33:00Z"/>
              <w:rFonts w:eastAsiaTheme="minorEastAsia"/>
              <w:szCs w:val="16"/>
            </w:rPr>
          </w:rPrChange>
        </w:rPr>
        <w:pPrChange w:id="1113" w:author="Martin Ma" w:date="2025-10-25T16:50:00Z" w16du:dateUtc="2025-10-25T23:50:00Z">
          <w:pPr>
            <w:pStyle w:val="af2"/>
          </w:pPr>
        </w:pPrChange>
      </w:pPr>
    </w:p>
    <w:p w14:paraId="3B83437F" w14:textId="1EA19323" w:rsidR="001F2CC4" w:rsidRPr="00220F8F" w:rsidDel="009A6624" w:rsidRDefault="001F2CC4" w:rsidP="00220F8F">
      <w:pPr>
        <w:ind w:firstLineChars="1100" w:firstLine="1760"/>
        <w:rPr>
          <w:del w:id="111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15" w:author="Martin Ma" w:date="2025-10-25T16:49:00Z" w16du:dateUtc="2025-10-25T23:49:00Z">
            <w:rPr>
              <w:del w:id="1116" w:author="Martin Ma" w:date="2025-10-25T16:33:00Z" w16du:dateUtc="2025-10-25T23:33:00Z"/>
              <w:rFonts w:eastAsiaTheme="minorEastAsia"/>
              <w:szCs w:val="16"/>
            </w:rPr>
          </w:rPrChange>
        </w:rPr>
        <w:pPrChange w:id="1117" w:author="Martin Ma" w:date="2025-10-25T16:50:00Z" w16du:dateUtc="2025-10-25T23:50:00Z">
          <w:pPr>
            <w:pStyle w:val="af2"/>
          </w:pPr>
        </w:pPrChange>
      </w:pPr>
    </w:p>
    <w:p w14:paraId="52740C51" w14:textId="37965811" w:rsidR="001F2CC4" w:rsidRPr="00220F8F" w:rsidDel="009A6624" w:rsidRDefault="001F2CC4" w:rsidP="00220F8F">
      <w:pPr>
        <w:ind w:firstLineChars="1100" w:firstLine="1760"/>
        <w:rPr>
          <w:del w:id="111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19" w:author="Martin Ma" w:date="2025-10-25T16:49:00Z" w16du:dateUtc="2025-10-25T23:49:00Z">
            <w:rPr>
              <w:del w:id="1120" w:author="Martin Ma" w:date="2025-10-25T16:33:00Z" w16du:dateUtc="2025-10-25T23:33:00Z"/>
              <w:rFonts w:eastAsiaTheme="minorEastAsia"/>
              <w:szCs w:val="16"/>
            </w:rPr>
          </w:rPrChange>
        </w:rPr>
        <w:pPrChange w:id="1121" w:author="Martin Ma" w:date="2025-10-25T16:50:00Z" w16du:dateUtc="2025-10-25T23:50:00Z">
          <w:pPr>
            <w:pStyle w:val="af2"/>
          </w:pPr>
        </w:pPrChange>
      </w:pPr>
    </w:p>
    <w:p w14:paraId="0805881E" w14:textId="1DBD606A" w:rsidR="001F2CC4" w:rsidRPr="00220F8F" w:rsidDel="009A6624" w:rsidRDefault="001F2CC4" w:rsidP="00220F8F">
      <w:pPr>
        <w:ind w:firstLineChars="1100" w:firstLine="1760"/>
        <w:rPr>
          <w:del w:id="112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23" w:author="Martin Ma" w:date="2025-10-25T16:49:00Z" w16du:dateUtc="2025-10-25T23:49:00Z">
            <w:rPr>
              <w:del w:id="1124" w:author="Martin Ma" w:date="2025-10-25T16:33:00Z" w16du:dateUtc="2025-10-25T23:33:00Z"/>
              <w:rFonts w:eastAsiaTheme="minorEastAsia"/>
              <w:szCs w:val="16"/>
            </w:rPr>
          </w:rPrChange>
        </w:rPr>
        <w:pPrChange w:id="1125" w:author="Martin Ma" w:date="2025-10-25T16:50:00Z" w16du:dateUtc="2025-10-25T23:50:00Z">
          <w:pPr>
            <w:pStyle w:val="af2"/>
          </w:pPr>
        </w:pPrChange>
      </w:pPr>
    </w:p>
    <w:p w14:paraId="595211DA" w14:textId="05288CFE" w:rsidR="001F2CC4" w:rsidRPr="00220F8F" w:rsidDel="009A6624" w:rsidRDefault="001F2CC4" w:rsidP="00220F8F">
      <w:pPr>
        <w:ind w:firstLineChars="1100" w:firstLine="1760"/>
        <w:rPr>
          <w:del w:id="112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27" w:author="Martin Ma" w:date="2025-10-25T16:49:00Z" w16du:dateUtc="2025-10-25T23:49:00Z">
            <w:rPr>
              <w:del w:id="1128" w:author="Martin Ma" w:date="2025-10-25T16:33:00Z" w16du:dateUtc="2025-10-25T23:33:00Z"/>
              <w:rFonts w:eastAsiaTheme="minorEastAsia"/>
              <w:szCs w:val="16"/>
            </w:rPr>
          </w:rPrChange>
        </w:rPr>
        <w:pPrChange w:id="1129" w:author="Martin Ma" w:date="2025-10-25T16:50:00Z" w16du:dateUtc="2025-10-25T23:50:00Z">
          <w:pPr>
            <w:pStyle w:val="af2"/>
          </w:pPr>
        </w:pPrChange>
      </w:pPr>
    </w:p>
    <w:p w14:paraId="27EC5FEB" w14:textId="7FB58E83" w:rsidR="001F2CC4" w:rsidRPr="00220F8F" w:rsidDel="009A6624" w:rsidRDefault="001F2CC4" w:rsidP="00220F8F">
      <w:pPr>
        <w:ind w:firstLineChars="1100" w:firstLine="1760"/>
        <w:rPr>
          <w:del w:id="113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31" w:author="Martin Ma" w:date="2025-10-25T16:49:00Z" w16du:dateUtc="2025-10-25T23:49:00Z">
            <w:rPr>
              <w:del w:id="1132" w:author="Martin Ma" w:date="2025-10-25T16:33:00Z" w16du:dateUtc="2025-10-25T23:33:00Z"/>
              <w:rFonts w:eastAsiaTheme="minorEastAsia"/>
              <w:szCs w:val="16"/>
            </w:rPr>
          </w:rPrChange>
        </w:rPr>
        <w:pPrChange w:id="1133" w:author="Martin Ma" w:date="2025-10-25T16:50:00Z" w16du:dateUtc="2025-10-25T23:50:00Z">
          <w:pPr>
            <w:pStyle w:val="af2"/>
          </w:pPr>
        </w:pPrChange>
      </w:pPr>
    </w:p>
    <w:p w14:paraId="597A30E9" w14:textId="7329382A" w:rsidR="001F2CC4" w:rsidRPr="00220F8F" w:rsidDel="009A6624" w:rsidRDefault="001F2CC4" w:rsidP="00220F8F">
      <w:pPr>
        <w:ind w:firstLineChars="1100" w:firstLine="1760"/>
        <w:rPr>
          <w:del w:id="113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35" w:author="Martin Ma" w:date="2025-10-25T16:49:00Z" w16du:dateUtc="2025-10-25T23:49:00Z">
            <w:rPr>
              <w:del w:id="1136" w:author="Martin Ma" w:date="2025-10-25T16:33:00Z" w16du:dateUtc="2025-10-25T23:33:00Z"/>
              <w:rFonts w:eastAsiaTheme="minorEastAsia"/>
              <w:szCs w:val="16"/>
            </w:rPr>
          </w:rPrChange>
        </w:rPr>
        <w:pPrChange w:id="1137" w:author="Martin Ma" w:date="2025-10-25T16:50:00Z" w16du:dateUtc="2025-10-25T23:50:00Z">
          <w:pPr>
            <w:pStyle w:val="af2"/>
          </w:pPr>
        </w:pPrChange>
      </w:pPr>
    </w:p>
    <w:p w14:paraId="58EB8AFA" w14:textId="0F5C97C6" w:rsidR="001F2CC4" w:rsidRPr="00220F8F" w:rsidDel="009A6624" w:rsidRDefault="001F2CC4" w:rsidP="00220F8F">
      <w:pPr>
        <w:ind w:firstLineChars="1100" w:firstLine="1760"/>
        <w:rPr>
          <w:del w:id="113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39" w:author="Martin Ma" w:date="2025-10-25T16:49:00Z" w16du:dateUtc="2025-10-25T23:49:00Z">
            <w:rPr>
              <w:del w:id="1140" w:author="Martin Ma" w:date="2025-10-25T16:33:00Z" w16du:dateUtc="2025-10-25T23:33:00Z"/>
              <w:rFonts w:eastAsiaTheme="minorEastAsia"/>
              <w:szCs w:val="16"/>
            </w:rPr>
          </w:rPrChange>
        </w:rPr>
        <w:pPrChange w:id="1141" w:author="Martin Ma" w:date="2025-10-25T16:50:00Z" w16du:dateUtc="2025-10-25T23:50:00Z">
          <w:pPr>
            <w:pStyle w:val="af2"/>
          </w:pPr>
        </w:pPrChange>
      </w:pPr>
    </w:p>
    <w:p w14:paraId="2149819E" w14:textId="6E374BC9" w:rsidR="001F2CC4" w:rsidRPr="00220F8F" w:rsidDel="009A6624" w:rsidRDefault="001F2CC4" w:rsidP="00220F8F">
      <w:pPr>
        <w:ind w:firstLineChars="1100" w:firstLine="1760"/>
        <w:rPr>
          <w:del w:id="114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43" w:author="Martin Ma" w:date="2025-10-25T16:49:00Z" w16du:dateUtc="2025-10-25T23:49:00Z">
            <w:rPr>
              <w:del w:id="1144" w:author="Martin Ma" w:date="2025-10-25T16:33:00Z" w16du:dateUtc="2025-10-25T23:33:00Z"/>
              <w:rFonts w:eastAsiaTheme="minorEastAsia"/>
              <w:szCs w:val="16"/>
            </w:rPr>
          </w:rPrChange>
        </w:rPr>
        <w:pPrChange w:id="1145" w:author="Martin Ma" w:date="2025-10-25T16:50:00Z" w16du:dateUtc="2025-10-25T23:50:00Z">
          <w:pPr>
            <w:pStyle w:val="af2"/>
          </w:pPr>
        </w:pPrChange>
      </w:pPr>
    </w:p>
    <w:p w14:paraId="084A15FE" w14:textId="5A635B73" w:rsidR="001F2CC4" w:rsidRPr="00220F8F" w:rsidDel="009A6624" w:rsidRDefault="001F2CC4" w:rsidP="00220F8F">
      <w:pPr>
        <w:ind w:firstLineChars="1100" w:firstLine="1760"/>
        <w:rPr>
          <w:del w:id="114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47" w:author="Martin Ma" w:date="2025-10-25T16:49:00Z" w16du:dateUtc="2025-10-25T23:49:00Z">
            <w:rPr>
              <w:del w:id="1148" w:author="Martin Ma" w:date="2025-10-25T16:33:00Z" w16du:dateUtc="2025-10-25T23:33:00Z"/>
              <w:rFonts w:eastAsiaTheme="minorEastAsia"/>
              <w:szCs w:val="16"/>
            </w:rPr>
          </w:rPrChange>
        </w:rPr>
        <w:pPrChange w:id="1149" w:author="Martin Ma" w:date="2025-10-25T16:50:00Z" w16du:dateUtc="2025-10-25T23:50:00Z">
          <w:pPr>
            <w:pStyle w:val="af2"/>
          </w:pPr>
        </w:pPrChange>
      </w:pPr>
    </w:p>
    <w:p w14:paraId="64B665BB" w14:textId="30B82751" w:rsidR="001F2CC4" w:rsidRPr="00220F8F" w:rsidDel="009A6624" w:rsidRDefault="001F2CC4" w:rsidP="00220F8F">
      <w:pPr>
        <w:ind w:firstLineChars="1100" w:firstLine="1760"/>
        <w:rPr>
          <w:del w:id="115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51" w:author="Martin Ma" w:date="2025-10-25T16:49:00Z" w16du:dateUtc="2025-10-25T23:49:00Z">
            <w:rPr>
              <w:del w:id="1152" w:author="Martin Ma" w:date="2025-10-25T16:33:00Z" w16du:dateUtc="2025-10-25T23:33:00Z"/>
              <w:rFonts w:eastAsiaTheme="minorEastAsia"/>
              <w:szCs w:val="16"/>
            </w:rPr>
          </w:rPrChange>
        </w:rPr>
        <w:pPrChange w:id="1153" w:author="Martin Ma" w:date="2025-10-25T16:50:00Z" w16du:dateUtc="2025-10-25T23:50:00Z">
          <w:pPr>
            <w:pStyle w:val="af2"/>
          </w:pPr>
        </w:pPrChange>
      </w:pPr>
    </w:p>
    <w:p w14:paraId="2264FC46" w14:textId="23C90E6B" w:rsidR="001F2CC4" w:rsidRPr="00220F8F" w:rsidDel="009A6624" w:rsidRDefault="001F2CC4" w:rsidP="00220F8F">
      <w:pPr>
        <w:ind w:firstLineChars="1100" w:firstLine="1760"/>
        <w:rPr>
          <w:del w:id="115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55" w:author="Martin Ma" w:date="2025-10-25T16:49:00Z" w16du:dateUtc="2025-10-25T23:49:00Z">
            <w:rPr>
              <w:del w:id="1156" w:author="Martin Ma" w:date="2025-10-25T16:33:00Z" w16du:dateUtc="2025-10-25T23:33:00Z"/>
              <w:rFonts w:eastAsiaTheme="minorEastAsia"/>
              <w:szCs w:val="16"/>
            </w:rPr>
          </w:rPrChange>
        </w:rPr>
        <w:pPrChange w:id="1157" w:author="Martin Ma" w:date="2025-10-25T16:50:00Z" w16du:dateUtc="2025-10-25T23:50:00Z">
          <w:pPr>
            <w:pStyle w:val="af2"/>
          </w:pPr>
        </w:pPrChange>
      </w:pPr>
    </w:p>
    <w:p w14:paraId="7A7BBAA3" w14:textId="733AD6FD" w:rsidR="001F2CC4" w:rsidRPr="00220F8F" w:rsidDel="009A6624" w:rsidRDefault="001F2CC4" w:rsidP="00220F8F">
      <w:pPr>
        <w:ind w:firstLineChars="1100" w:firstLine="1760"/>
        <w:rPr>
          <w:del w:id="115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59" w:author="Martin Ma" w:date="2025-10-25T16:49:00Z" w16du:dateUtc="2025-10-25T23:49:00Z">
            <w:rPr>
              <w:del w:id="1160" w:author="Martin Ma" w:date="2025-10-25T16:33:00Z" w16du:dateUtc="2025-10-25T23:33:00Z"/>
              <w:rFonts w:eastAsiaTheme="minorEastAsia"/>
              <w:szCs w:val="16"/>
            </w:rPr>
          </w:rPrChange>
        </w:rPr>
        <w:pPrChange w:id="1161" w:author="Martin Ma" w:date="2025-10-25T16:50:00Z" w16du:dateUtc="2025-10-25T23:50:00Z">
          <w:pPr>
            <w:pStyle w:val="af2"/>
          </w:pPr>
        </w:pPrChange>
      </w:pPr>
    </w:p>
    <w:p w14:paraId="4B8369D9" w14:textId="3356A9FD" w:rsidR="001F2CC4" w:rsidRPr="00220F8F" w:rsidDel="009A6624" w:rsidRDefault="001F2CC4" w:rsidP="00220F8F">
      <w:pPr>
        <w:ind w:firstLineChars="1100" w:firstLine="1760"/>
        <w:rPr>
          <w:del w:id="116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63" w:author="Martin Ma" w:date="2025-10-25T16:49:00Z" w16du:dateUtc="2025-10-25T23:49:00Z">
            <w:rPr>
              <w:del w:id="1164" w:author="Martin Ma" w:date="2025-10-25T16:33:00Z" w16du:dateUtc="2025-10-25T23:33:00Z"/>
              <w:rFonts w:eastAsiaTheme="minorEastAsia"/>
              <w:szCs w:val="16"/>
            </w:rPr>
          </w:rPrChange>
        </w:rPr>
        <w:pPrChange w:id="1165" w:author="Martin Ma" w:date="2025-10-25T16:50:00Z" w16du:dateUtc="2025-10-25T23:50:00Z">
          <w:pPr>
            <w:pStyle w:val="af2"/>
          </w:pPr>
        </w:pPrChange>
      </w:pPr>
    </w:p>
    <w:p w14:paraId="5BC3F51B" w14:textId="1EC40EFA" w:rsidR="001F2CC4" w:rsidRPr="00220F8F" w:rsidDel="009A6624" w:rsidRDefault="001F2CC4" w:rsidP="00220F8F">
      <w:pPr>
        <w:ind w:firstLineChars="1100" w:firstLine="1760"/>
        <w:rPr>
          <w:del w:id="116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67" w:author="Martin Ma" w:date="2025-10-25T16:49:00Z" w16du:dateUtc="2025-10-25T23:49:00Z">
            <w:rPr>
              <w:del w:id="1168" w:author="Martin Ma" w:date="2025-10-25T16:33:00Z" w16du:dateUtc="2025-10-25T23:33:00Z"/>
              <w:rFonts w:eastAsiaTheme="minorEastAsia"/>
              <w:szCs w:val="16"/>
            </w:rPr>
          </w:rPrChange>
        </w:rPr>
        <w:pPrChange w:id="1169" w:author="Martin Ma" w:date="2025-10-25T16:50:00Z" w16du:dateUtc="2025-10-25T23:50:00Z">
          <w:pPr>
            <w:pStyle w:val="af2"/>
          </w:pPr>
        </w:pPrChange>
      </w:pPr>
    </w:p>
    <w:p w14:paraId="759BC4A1" w14:textId="627F4BE8" w:rsidR="001F2CC4" w:rsidRPr="00220F8F" w:rsidDel="009A6624" w:rsidRDefault="001F2CC4" w:rsidP="00220F8F">
      <w:pPr>
        <w:ind w:firstLineChars="1100" w:firstLine="1760"/>
        <w:rPr>
          <w:del w:id="117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71" w:author="Martin Ma" w:date="2025-10-25T16:49:00Z" w16du:dateUtc="2025-10-25T23:49:00Z">
            <w:rPr>
              <w:del w:id="1172" w:author="Martin Ma" w:date="2025-10-25T16:33:00Z" w16du:dateUtc="2025-10-25T23:33:00Z"/>
              <w:rFonts w:eastAsiaTheme="minorEastAsia"/>
              <w:szCs w:val="16"/>
            </w:rPr>
          </w:rPrChange>
        </w:rPr>
        <w:pPrChange w:id="1173" w:author="Martin Ma" w:date="2025-10-25T16:50:00Z" w16du:dateUtc="2025-10-25T23:50:00Z">
          <w:pPr>
            <w:pStyle w:val="af2"/>
          </w:pPr>
        </w:pPrChange>
      </w:pPr>
    </w:p>
    <w:p w14:paraId="0C90259F" w14:textId="4890013C" w:rsidR="001F2CC4" w:rsidRPr="00220F8F" w:rsidDel="009A6624" w:rsidRDefault="001F2CC4" w:rsidP="00220F8F">
      <w:pPr>
        <w:ind w:firstLineChars="1100" w:firstLine="1760"/>
        <w:rPr>
          <w:del w:id="117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75" w:author="Martin Ma" w:date="2025-10-25T16:49:00Z" w16du:dateUtc="2025-10-25T23:49:00Z">
            <w:rPr>
              <w:del w:id="1176" w:author="Martin Ma" w:date="2025-10-25T16:33:00Z" w16du:dateUtc="2025-10-25T23:33:00Z"/>
              <w:rFonts w:eastAsiaTheme="minorEastAsia"/>
              <w:szCs w:val="16"/>
            </w:rPr>
          </w:rPrChange>
        </w:rPr>
        <w:pPrChange w:id="1177" w:author="Martin Ma" w:date="2025-10-25T16:50:00Z" w16du:dateUtc="2025-10-25T23:50:00Z">
          <w:pPr>
            <w:pStyle w:val="af2"/>
          </w:pPr>
        </w:pPrChange>
      </w:pPr>
    </w:p>
    <w:p w14:paraId="479545D0" w14:textId="578C4199" w:rsidR="001F2CC4" w:rsidRPr="00220F8F" w:rsidDel="009A6624" w:rsidRDefault="001F2CC4" w:rsidP="00220F8F">
      <w:pPr>
        <w:ind w:firstLineChars="1100" w:firstLine="1760"/>
        <w:rPr>
          <w:del w:id="117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79" w:author="Martin Ma" w:date="2025-10-25T16:49:00Z" w16du:dateUtc="2025-10-25T23:49:00Z">
            <w:rPr>
              <w:del w:id="1180" w:author="Martin Ma" w:date="2025-10-25T16:33:00Z" w16du:dateUtc="2025-10-25T23:33:00Z"/>
              <w:rFonts w:eastAsiaTheme="minorEastAsia"/>
              <w:szCs w:val="16"/>
            </w:rPr>
          </w:rPrChange>
        </w:rPr>
        <w:pPrChange w:id="1181" w:author="Martin Ma" w:date="2025-10-25T16:50:00Z" w16du:dateUtc="2025-10-25T23:50:00Z">
          <w:pPr>
            <w:pStyle w:val="af2"/>
          </w:pPr>
        </w:pPrChange>
      </w:pPr>
    </w:p>
    <w:p w14:paraId="67DF295C" w14:textId="3ABD6C84" w:rsidR="001F2CC4" w:rsidRPr="00220F8F" w:rsidDel="009A6624" w:rsidRDefault="001F2CC4" w:rsidP="00220F8F">
      <w:pPr>
        <w:ind w:firstLineChars="1100" w:firstLine="1760"/>
        <w:rPr>
          <w:del w:id="118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83" w:author="Martin Ma" w:date="2025-10-25T16:49:00Z" w16du:dateUtc="2025-10-25T23:49:00Z">
            <w:rPr>
              <w:del w:id="1184" w:author="Martin Ma" w:date="2025-10-25T16:33:00Z" w16du:dateUtc="2025-10-25T23:33:00Z"/>
              <w:rFonts w:eastAsiaTheme="minorEastAsia"/>
              <w:szCs w:val="16"/>
            </w:rPr>
          </w:rPrChange>
        </w:rPr>
        <w:pPrChange w:id="1185" w:author="Martin Ma" w:date="2025-10-25T16:50:00Z" w16du:dateUtc="2025-10-25T23:50:00Z">
          <w:pPr>
            <w:pStyle w:val="af2"/>
          </w:pPr>
        </w:pPrChange>
      </w:pPr>
    </w:p>
    <w:p w14:paraId="53DBC5AD" w14:textId="0FF8C6F1" w:rsidR="001F2CC4" w:rsidRPr="00220F8F" w:rsidDel="009A6624" w:rsidRDefault="001F2CC4" w:rsidP="00220F8F">
      <w:pPr>
        <w:ind w:firstLineChars="1100" w:firstLine="1760"/>
        <w:rPr>
          <w:del w:id="118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87" w:author="Martin Ma" w:date="2025-10-25T16:49:00Z" w16du:dateUtc="2025-10-25T23:49:00Z">
            <w:rPr>
              <w:del w:id="1188" w:author="Martin Ma" w:date="2025-10-25T16:33:00Z" w16du:dateUtc="2025-10-25T23:33:00Z"/>
              <w:rFonts w:eastAsiaTheme="minorEastAsia"/>
              <w:szCs w:val="16"/>
            </w:rPr>
          </w:rPrChange>
        </w:rPr>
        <w:pPrChange w:id="1189" w:author="Martin Ma" w:date="2025-10-25T16:50:00Z" w16du:dateUtc="2025-10-25T23:50:00Z">
          <w:pPr>
            <w:pStyle w:val="af2"/>
          </w:pPr>
        </w:pPrChange>
      </w:pPr>
    </w:p>
    <w:p w14:paraId="4DD63EA4" w14:textId="55F4CDDC" w:rsidR="001F2CC4" w:rsidRPr="00220F8F" w:rsidDel="009A6624" w:rsidRDefault="001F2CC4" w:rsidP="00220F8F">
      <w:pPr>
        <w:ind w:firstLineChars="1100" w:firstLine="1760"/>
        <w:rPr>
          <w:del w:id="119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91" w:author="Martin Ma" w:date="2025-10-25T16:49:00Z" w16du:dateUtc="2025-10-25T23:49:00Z">
            <w:rPr>
              <w:del w:id="1192" w:author="Martin Ma" w:date="2025-10-25T16:33:00Z" w16du:dateUtc="2025-10-25T23:33:00Z"/>
              <w:rFonts w:eastAsiaTheme="minorEastAsia"/>
              <w:szCs w:val="16"/>
            </w:rPr>
          </w:rPrChange>
        </w:rPr>
        <w:pPrChange w:id="1193" w:author="Martin Ma" w:date="2025-10-25T16:50:00Z" w16du:dateUtc="2025-10-25T23:50:00Z">
          <w:pPr>
            <w:pStyle w:val="af2"/>
          </w:pPr>
        </w:pPrChange>
      </w:pPr>
    </w:p>
    <w:p w14:paraId="131947F1" w14:textId="2B8A679C" w:rsidR="001F2CC4" w:rsidRPr="00220F8F" w:rsidDel="009A6624" w:rsidRDefault="001F2CC4" w:rsidP="00220F8F">
      <w:pPr>
        <w:ind w:firstLineChars="1100" w:firstLine="1760"/>
        <w:rPr>
          <w:del w:id="119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95" w:author="Martin Ma" w:date="2025-10-25T16:49:00Z" w16du:dateUtc="2025-10-25T23:49:00Z">
            <w:rPr>
              <w:del w:id="1196" w:author="Martin Ma" w:date="2025-10-25T16:33:00Z" w16du:dateUtc="2025-10-25T23:33:00Z"/>
              <w:rFonts w:eastAsiaTheme="minorEastAsia"/>
              <w:szCs w:val="16"/>
            </w:rPr>
          </w:rPrChange>
        </w:rPr>
        <w:pPrChange w:id="1197" w:author="Martin Ma" w:date="2025-10-25T16:50:00Z" w16du:dateUtc="2025-10-25T23:50:00Z">
          <w:pPr>
            <w:pStyle w:val="af2"/>
          </w:pPr>
        </w:pPrChange>
      </w:pPr>
    </w:p>
    <w:p w14:paraId="5A759CD6" w14:textId="77B59AB8" w:rsidR="001F2CC4" w:rsidRPr="00220F8F" w:rsidDel="009A6624" w:rsidRDefault="001F2CC4" w:rsidP="00220F8F">
      <w:pPr>
        <w:ind w:firstLineChars="1100" w:firstLine="1760"/>
        <w:rPr>
          <w:del w:id="119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199" w:author="Martin Ma" w:date="2025-10-25T16:49:00Z" w16du:dateUtc="2025-10-25T23:49:00Z">
            <w:rPr>
              <w:del w:id="1200" w:author="Martin Ma" w:date="2025-10-25T16:33:00Z" w16du:dateUtc="2025-10-25T23:33:00Z"/>
              <w:rFonts w:eastAsiaTheme="minorEastAsia"/>
              <w:szCs w:val="16"/>
            </w:rPr>
          </w:rPrChange>
        </w:rPr>
        <w:pPrChange w:id="1201" w:author="Martin Ma" w:date="2025-10-25T16:50:00Z" w16du:dateUtc="2025-10-25T23:50:00Z">
          <w:pPr>
            <w:pStyle w:val="af2"/>
          </w:pPr>
        </w:pPrChange>
      </w:pPr>
    </w:p>
    <w:p w14:paraId="667AA289" w14:textId="0CFD76E3" w:rsidR="001F2CC4" w:rsidRPr="00220F8F" w:rsidDel="009A6624" w:rsidRDefault="001F2CC4" w:rsidP="00220F8F">
      <w:pPr>
        <w:ind w:firstLineChars="1100" w:firstLine="1760"/>
        <w:rPr>
          <w:del w:id="120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03" w:author="Martin Ma" w:date="2025-10-25T16:49:00Z" w16du:dateUtc="2025-10-25T23:49:00Z">
            <w:rPr>
              <w:del w:id="1204" w:author="Martin Ma" w:date="2025-10-25T16:33:00Z" w16du:dateUtc="2025-10-25T23:33:00Z"/>
              <w:rFonts w:eastAsiaTheme="minorEastAsia"/>
              <w:szCs w:val="16"/>
            </w:rPr>
          </w:rPrChange>
        </w:rPr>
        <w:pPrChange w:id="1205" w:author="Martin Ma" w:date="2025-10-25T16:50:00Z" w16du:dateUtc="2025-10-25T23:50:00Z">
          <w:pPr>
            <w:pStyle w:val="af2"/>
          </w:pPr>
        </w:pPrChange>
      </w:pPr>
    </w:p>
    <w:p w14:paraId="4D72E8F5" w14:textId="72C6A79F" w:rsidR="001F2CC4" w:rsidRPr="00220F8F" w:rsidDel="009A6624" w:rsidRDefault="001F2CC4" w:rsidP="00220F8F">
      <w:pPr>
        <w:ind w:firstLineChars="1100" w:firstLine="1760"/>
        <w:rPr>
          <w:del w:id="120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07" w:author="Martin Ma" w:date="2025-10-25T16:49:00Z" w16du:dateUtc="2025-10-25T23:49:00Z">
            <w:rPr>
              <w:del w:id="1208" w:author="Martin Ma" w:date="2025-10-25T16:33:00Z" w16du:dateUtc="2025-10-25T23:33:00Z"/>
              <w:rFonts w:eastAsiaTheme="minorEastAsia"/>
              <w:szCs w:val="16"/>
            </w:rPr>
          </w:rPrChange>
        </w:rPr>
        <w:pPrChange w:id="1209" w:author="Martin Ma" w:date="2025-10-25T16:50:00Z" w16du:dateUtc="2025-10-25T23:50:00Z">
          <w:pPr>
            <w:pStyle w:val="af2"/>
          </w:pPr>
        </w:pPrChange>
      </w:pPr>
    </w:p>
    <w:p w14:paraId="14EEDE0E" w14:textId="4A1971B4" w:rsidR="001F2CC4" w:rsidRPr="00220F8F" w:rsidDel="009A6624" w:rsidRDefault="001F2CC4" w:rsidP="00220F8F">
      <w:pPr>
        <w:ind w:firstLineChars="1100" w:firstLine="1760"/>
        <w:rPr>
          <w:del w:id="121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11" w:author="Martin Ma" w:date="2025-10-25T16:49:00Z" w16du:dateUtc="2025-10-25T23:49:00Z">
            <w:rPr>
              <w:del w:id="1212" w:author="Martin Ma" w:date="2025-10-25T16:33:00Z" w16du:dateUtc="2025-10-25T23:33:00Z"/>
              <w:rFonts w:eastAsiaTheme="minorEastAsia"/>
              <w:szCs w:val="16"/>
            </w:rPr>
          </w:rPrChange>
        </w:rPr>
        <w:pPrChange w:id="1213" w:author="Martin Ma" w:date="2025-10-25T16:50:00Z" w16du:dateUtc="2025-10-25T23:50:00Z">
          <w:pPr>
            <w:pStyle w:val="af2"/>
          </w:pPr>
        </w:pPrChange>
      </w:pPr>
    </w:p>
    <w:p w14:paraId="10BDA7A3" w14:textId="4D2BD271" w:rsidR="001F2CC4" w:rsidRPr="00220F8F" w:rsidDel="009A6624" w:rsidRDefault="001F2CC4" w:rsidP="00220F8F">
      <w:pPr>
        <w:ind w:firstLineChars="1100" w:firstLine="1760"/>
        <w:rPr>
          <w:del w:id="121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15" w:author="Martin Ma" w:date="2025-10-25T16:49:00Z" w16du:dateUtc="2025-10-25T23:49:00Z">
            <w:rPr>
              <w:del w:id="1216" w:author="Martin Ma" w:date="2025-10-25T16:33:00Z" w16du:dateUtc="2025-10-25T23:33:00Z"/>
              <w:rFonts w:eastAsiaTheme="minorEastAsia"/>
              <w:szCs w:val="16"/>
            </w:rPr>
          </w:rPrChange>
        </w:rPr>
        <w:pPrChange w:id="1217" w:author="Martin Ma" w:date="2025-10-25T16:50:00Z" w16du:dateUtc="2025-10-25T23:50:00Z">
          <w:pPr>
            <w:pStyle w:val="af2"/>
          </w:pPr>
        </w:pPrChange>
      </w:pPr>
    </w:p>
    <w:p w14:paraId="3F4EB7AD" w14:textId="253520E7" w:rsidR="001F2CC4" w:rsidRPr="00220F8F" w:rsidDel="009A6624" w:rsidRDefault="001F2CC4" w:rsidP="00220F8F">
      <w:pPr>
        <w:ind w:firstLineChars="1100" w:firstLine="1760"/>
        <w:rPr>
          <w:del w:id="121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19" w:author="Martin Ma" w:date="2025-10-25T16:49:00Z" w16du:dateUtc="2025-10-25T23:49:00Z">
            <w:rPr>
              <w:del w:id="1220" w:author="Martin Ma" w:date="2025-10-25T16:33:00Z" w16du:dateUtc="2025-10-25T23:33:00Z"/>
              <w:rFonts w:eastAsiaTheme="minorEastAsia"/>
              <w:szCs w:val="16"/>
            </w:rPr>
          </w:rPrChange>
        </w:rPr>
        <w:pPrChange w:id="1221" w:author="Martin Ma" w:date="2025-10-25T16:50:00Z" w16du:dateUtc="2025-10-25T23:50:00Z">
          <w:pPr>
            <w:pStyle w:val="af2"/>
          </w:pPr>
        </w:pPrChange>
      </w:pPr>
    </w:p>
    <w:p w14:paraId="147E4F21" w14:textId="023C0E52" w:rsidR="001F2CC4" w:rsidRPr="00220F8F" w:rsidDel="009A6624" w:rsidRDefault="001F2CC4" w:rsidP="00220F8F">
      <w:pPr>
        <w:ind w:firstLineChars="1100" w:firstLine="1760"/>
        <w:rPr>
          <w:del w:id="122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23" w:author="Martin Ma" w:date="2025-10-25T16:49:00Z" w16du:dateUtc="2025-10-25T23:49:00Z">
            <w:rPr>
              <w:del w:id="1224" w:author="Martin Ma" w:date="2025-10-25T16:33:00Z" w16du:dateUtc="2025-10-25T23:33:00Z"/>
              <w:rFonts w:eastAsiaTheme="minorEastAsia"/>
              <w:szCs w:val="16"/>
            </w:rPr>
          </w:rPrChange>
        </w:rPr>
        <w:pPrChange w:id="1225" w:author="Martin Ma" w:date="2025-10-25T16:50:00Z" w16du:dateUtc="2025-10-25T23:50:00Z">
          <w:pPr>
            <w:pStyle w:val="af2"/>
          </w:pPr>
        </w:pPrChange>
      </w:pPr>
    </w:p>
    <w:p w14:paraId="59EBC33A" w14:textId="54FE0F71" w:rsidR="001F2CC4" w:rsidRPr="00220F8F" w:rsidDel="009A6624" w:rsidRDefault="001F2CC4" w:rsidP="00220F8F">
      <w:pPr>
        <w:ind w:firstLineChars="1100" w:firstLine="1760"/>
        <w:rPr>
          <w:del w:id="122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27" w:author="Martin Ma" w:date="2025-10-25T16:49:00Z" w16du:dateUtc="2025-10-25T23:49:00Z">
            <w:rPr>
              <w:del w:id="1228" w:author="Martin Ma" w:date="2025-10-25T16:33:00Z" w16du:dateUtc="2025-10-25T23:33:00Z"/>
              <w:rFonts w:eastAsiaTheme="minorEastAsia"/>
              <w:szCs w:val="16"/>
            </w:rPr>
          </w:rPrChange>
        </w:rPr>
        <w:pPrChange w:id="1229" w:author="Martin Ma" w:date="2025-10-25T16:50:00Z" w16du:dateUtc="2025-10-25T23:50:00Z">
          <w:pPr>
            <w:pStyle w:val="af2"/>
          </w:pPr>
        </w:pPrChange>
      </w:pPr>
    </w:p>
    <w:p w14:paraId="4A91F951" w14:textId="31A34FF9" w:rsidR="001F2CC4" w:rsidRPr="00220F8F" w:rsidDel="009A6624" w:rsidRDefault="001F2CC4" w:rsidP="00220F8F">
      <w:pPr>
        <w:ind w:firstLineChars="1100" w:firstLine="1760"/>
        <w:rPr>
          <w:del w:id="123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31" w:author="Martin Ma" w:date="2025-10-25T16:49:00Z" w16du:dateUtc="2025-10-25T23:49:00Z">
            <w:rPr>
              <w:del w:id="1232" w:author="Martin Ma" w:date="2025-10-25T16:33:00Z" w16du:dateUtc="2025-10-25T23:33:00Z"/>
              <w:rFonts w:eastAsiaTheme="minorEastAsia"/>
              <w:szCs w:val="16"/>
            </w:rPr>
          </w:rPrChange>
        </w:rPr>
        <w:pPrChange w:id="1233" w:author="Martin Ma" w:date="2025-10-25T16:50:00Z" w16du:dateUtc="2025-10-25T23:50:00Z">
          <w:pPr>
            <w:pStyle w:val="af2"/>
          </w:pPr>
        </w:pPrChange>
      </w:pPr>
    </w:p>
    <w:p w14:paraId="41192D27" w14:textId="613FDFD8" w:rsidR="001F2CC4" w:rsidRPr="00220F8F" w:rsidDel="009A6624" w:rsidRDefault="001F2CC4" w:rsidP="00220F8F">
      <w:pPr>
        <w:ind w:firstLineChars="1100" w:firstLine="1760"/>
        <w:rPr>
          <w:del w:id="123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35" w:author="Martin Ma" w:date="2025-10-25T16:49:00Z" w16du:dateUtc="2025-10-25T23:49:00Z">
            <w:rPr>
              <w:del w:id="1236" w:author="Martin Ma" w:date="2025-10-25T16:33:00Z" w16du:dateUtc="2025-10-25T23:33:00Z"/>
              <w:rFonts w:eastAsiaTheme="minorEastAsia"/>
              <w:szCs w:val="16"/>
            </w:rPr>
          </w:rPrChange>
        </w:rPr>
        <w:pPrChange w:id="1237" w:author="Martin Ma" w:date="2025-10-25T16:50:00Z" w16du:dateUtc="2025-10-25T23:50:00Z">
          <w:pPr>
            <w:pStyle w:val="af2"/>
          </w:pPr>
        </w:pPrChange>
      </w:pPr>
    </w:p>
    <w:p w14:paraId="7B24B5B5" w14:textId="6A7B39E2" w:rsidR="001F2CC4" w:rsidRPr="00220F8F" w:rsidDel="009A6624" w:rsidRDefault="001F2CC4" w:rsidP="00220F8F">
      <w:pPr>
        <w:ind w:firstLineChars="1100" w:firstLine="1760"/>
        <w:rPr>
          <w:del w:id="123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39" w:author="Martin Ma" w:date="2025-10-25T16:49:00Z" w16du:dateUtc="2025-10-25T23:49:00Z">
            <w:rPr>
              <w:del w:id="1240" w:author="Martin Ma" w:date="2025-10-25T16:33:00Z" w16du:dateUtc="2025-10-25T23:33:00Z"/>
              <w:rFonts w:eastAsiaTheme="minorEastAsia"/>
              <w:szCs w:val="16"/>
            </w:rPr>
          </w:rPrChange>
        </w:rPr>
        <w:pPrChange w:id="1241" w:author="Martin Ma" w:date="2025-10-25T16:50:00Z" w16du:dateUtc="2025-10-25T23:50:00Z">
          <w:pPr>
            <w:pStyle w:val="af2"/>
          </w:pPr>
        </w:pPrChange>
      </w:pPr>
    </w:p>
    <w:p w14:paraId="42E5DC56" w14:textId="146879D5" w:rsidR="001F2CC4" w:rsidRPr="00220F8F" w:rsidDel="009A6624" w:rsidRDefault="001F2CC4" w:rsidP="00220F8F">
      <w:pPr>
        <w:ind w:firstLineChars="1100" w:firstLine="1760"/>
        <w:rPr>
          <w:del w:id="124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43" w:author="Martin Ma" w:date="2025-10-25T16:49:00Z" w16du:dateUtc="2025-10-25T23:49:00Z">
            <w:rPr>
              <w:del w:id="1244" w:author="Martin Ma" w:date="2025-10-25T16:33:00Z" w16du:dateUtc="2025-10-25T23:33:00Z"/>
              <w:rFonts w:eastAsiaTheme="minorEastAsia"/>
              <w:szCs w:val="16"/>
            </w:rPr>
          </w:rPrChange>
        </w:rPr>
        <w:pPrChange w:id="1245" w:author="Martin Ma" w:date="2025-10-25T16:50:00Z" w16du:dateUtc="2025-10-25T23:50:00Z">
          <w:pPr>
            <w:pStyle w:val="af2"/>
          </w:pPr>
        </w:pPrChange>
      </w:pPr>
    </w:p>
    <w:p w14:paraId="228B85BE" w14:textId="071694FB" w:rsidR="001F2CC4" w:rsidRPr="00220F8F" w:rsidDel="009A6624" w:rsidRDefault="001F2CC4" w:rsidP="00220F8F">
      <w:pPr>
        <w:ind w:firstLineChars="1100" w:firstLine="1760"/>
        <w:rPr>
          <w:del w:id="124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47" w:author="Martin Ma" w:date="2025-10-25T16:49:00Z" w16du:dateUtc="2025-10-25T23:49:00Z">
            <w:rPr>
              <w:del w:id="1248" w:author="Martin Ma" w:date="2025-10-25T16:33:00Z" w16du:dateUtc="2025-10-25T23:33:00Z"/>
              <w:rFonts w:eastAsiaTheme="minorEastAsia"/>
              <w:szCs w:val="16"/>
            </w:rPr>
          </w:rPrChange>
        </w:rPr>
        <w:pPrChange w:id="1249" w:author="Martin Ma" w:date="2025-10-25T16:50:00Z" w16du:dateUtc="2025-10-25T23:50:00Z">
          <w:pPr>
            <w:pStyle w:val="af2"/>
          </w:pPr>
        </w:pPrChange>
      </w:pPr>
    </w:p>
    <w:p w14:paraId="761F1235" w14:textId="085E284B" w:rsidR="001F2CC4" w:rsidRPr="00220F8F" w:rsidDel="009A6624" w:rsidRDefault="001F2CC4" w:rsidP="00220F8F">
      <w:pPr>
        <w:ind w:firstLineChars="1100" w:firstLine="1760"/>
        <w:rPr>
          <w:del w:id="125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51" w:author="Martin Ma" w:date="2025-10-25T16:49:00Z" w16du:dateUtc="2025-10-25T23:49:00Z">
            <w:rPr>
              <w:del w:id="1252" w:author="Martin Ma" w:date="2025-10-25T16:33:00Z" w16du:dateUtc="2025-10-25T23:33:00Z"/>
              <w:rFonts w:eastAsiaTheme="minorEastAsia"/>
              <w:szCs w:val="16"/>
            </w:rPr>
          </w:rPrChange>
        </w:rPr>
        <w:pPrChange w:id="1253" w:author="Martin Ma" w:date="2025-10-25T16:50:00Z" w16du:dateUtc="2025-10-25T23:50:00Z">
          <w:pPr>
            <w:pStyle w:val="af2"/>
          </w:pPr>
        </w:pPrChange>
      </w:pPr>
    </w:p>
    <w:p w14:paraId="265AD56D" w14:textId="1F3C872F" w:rsidR="001F2CC4" w:rsidRPr="00220F8F" w:rsidDel="009A6624" w:rsidRDefault="001F2CC4" w:rsidP="00220F8F">
      <w:pPr>
        <w:ind w:firstLineChars="1100" w:firstLine="1760"/>
        <w:rPr>
          <w:del w:id="125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55" w:author="Martin Ma" w:date="2025-10-25T16:49:00Z" w16du:dateUtc="2025-10-25T23:49:00Z">
            <w:rPr>
              <w:del w:id="1256" w:author="Martin Ma" w:date="2025-10-25T16:33:00Z" w16du:dateUtc="2025-10-25T23:33:00Z"/>
              <w:rFonts w:eastAsiaTheme="minorEastAsia"/>
              <w:szCs w:val="16"/>
            </w:rPr>
          </w:rPrChange>
        </w:rPr>
        <w:pPrChange w:id="1257" w:author="Martin Ma" w:date="2025-10-25T16:50:00Z" w16du:dateUtc="2025-10-25T23:50:00Z">
          <w:pPr>
            <w:pStyle w:val="af2"/>
          </w:pPr>
        </w:pPrChange>
      </w:pPr>
    </w:p>
    <w:p w14:paraId="612A0B86" w14:textId="701AE9EB" w:rsidR="001F2CC4" w:rsidRPr="00220F8F" w:rsidDel="009A6624" w:rsidRDefault="001F2CC4" w:rsidP="00220F8F">
      <w:pPr>
        <w:ind w:firstLineChars="1100" w:firstLine="1760"/>
        <w:rPr>
          <w:del w:id="125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59" w:author="Martin Ma" w:date="2025-10-25T16:49:00Z" w16du:dateUtc="2025-10-25T23:49:00Z">
            <w:rPr>
              <w:del w:id="1260" w:author="Martin Ma" w:date="2025-10-25T16:33:00Z" w16du:dateUtc="2025-10-25T23:33:00Z"/>
              <w:rFonts w:eastAsiaTheme="minorEastAsia"/>
              <w:szCs w:val="16"/>
            </w:rPr>
          </w:rPrChange>
        </w:rPr>
        <w:pPrChange w:id="1261" w:author="Martin Ma" w:date="2025-10-25T16:50:00Z" w16du:dateUtc="2025-10-25T23:50:00Z">
          <w:pPr>
            <w:pStyle w:val="af2"/>
          </w:pPr>
        </w:pPrChange>
      </w:pPr>
    </w:p>
    <w:p w14:paraId="624ABBF6" w14:textId="538CC006" w:rsidR="001F2CC4" w:rsidRPr="00220F8F" w:rsidDel="009A6624" w:rsidRDefault="001F2CC4" w:rsidP="00220F8F">
      <w:pPr>
        <w:ind w:firstLineChars="1100" w:firstLine="1760"/>
        <w:rPr>
          <w:del w:id="126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63" w:author="Martin Ma" w:date="2025-10-25T16:49:00Z" w16du:dateUtc="2025-10-25T23:49:00Z">
            <w:rPr>
              <w:del w:id="1264" w:author="Martin Ma" w:date="2025-10-25T16:33:00Z" w16du:dateUtc="2025-10-25T23:33:00Z"/>
              <w:rFonts w:eastAsiaTheme="minorEastAsia"/>
              <w:szCs w:val="16"/>
            </w:rPr>
          </w:rPrChange>
        </w:rPr>
        <w:pPrChange w:id="1265" w:author="Martin Ma" w:date="2025-10-25T16:50:00Z" w16du:dateUtc="2025-10-25T23:50:00Z">
          <w:pPr>
            <w:pStyle w:val="af2"/>
          </w:pPr>
        </w:pPrChange>
      </w:pPr>
    </w:p>
    <w:p w14:paraId="3DAD9289" w14:textId="59AF967F" w:rsidR="001F2CC4" w:rsidRPr="00220F8F" w:rsidDel="009A6624" w:rsidRDefault="001F2CC4" w:rsidP="00220F8F">
      <w:pPr>
        <w:ind w:firstLineChars="1100" w:firstLine="1760"/>
        <w:rPr>
          <w:del w:id="126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67" w:author="Martin Ma" w:date="2025-10-25T16:49:00Z" w16du:dateUtc="2025-10-25T23:49:00Z">
            <w:rPr>
              <w:del w:id="1268" w:author="Martin Ma" w:date="2025-10-25T16:33:00Z" w16du:dateUtc="2025-10-25T23:33:00Z"/>
              <w:rFonts w:eastAsiaTheme="minorEastAsia"/>
              <w:szCs w:val="16"/>
            </w:rPr>
          </w:rPrChange>
        </w:rPr>
        <w:pPrChange w:id="1269" w:author="Martin Ma" w:date="2025-10-25T16:50:00Z" w16du:dateUtc="2025-10-25T23:50:00Z">
          <w:pPr>
            <w:pStyle w:val="af2"/>
          </w:pPr>
        </w:pPrChange>
      </w:pPr>
    </w:p>
    <w:p w14:paraId="69438249" w14:textId="402D6AB1" w:rsidR="001F2CC4" w:rsidRPr="00220F8F" w:rsidDel="009A6624" w:rsidRDefault="001F2CC4" w:rsidP="00220F8F">
      <w:pPr>
        <w:ind w:firstLineChars="1100" w:firstLine="1760"/>
        <w:rPr>
          <w:del w:id="127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71" w:author="Martin Ma" w:date="2025-10-25T16:49:00Z" w16du:dateUtc="2025-10-25T23:49:00Z">
            <w:rPr>
              <w:del w:id="1272" w:author="Martin Ma" w:date="2025-10-25T16:33:00Z" w16du:dateUtc="2025-10-25T23:33:00Z"/>
              <w:rFonts w:eastAsiaTheme="minorEastAsia"/>
              <w:szCs w:val="16"/>
            </w:rPr>
          </w:rPrChange>
        </w:rPr>
        <w:pPrChange w:id="1273" w:author="Martin Ma" w:date="2025-10-25T16:50:00Z" w16du:dateUtc="2025-10-25T23:50:00Z">
          <w:pPr>
            <w:pStyle w:val="af2"/>
          </w:pPr>
        </w:pPrChange>
      </w:pPr>
    </w:p>
    <w:p w14:paraId="760F2B15" w14:textId="2962D900" w:rsidR="001F2CC4" w:rsidRPr="00220F8F" w:rsidDel="009A6624" w:rsidRDefault="001F2CC4" w:rsidP="00220F8F">
      <w:pPr>
        <w:ind w:firstLineChars="1100" w:firstLine="1760"/>
        <w:rPr>
          <w:del w:id="127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75" w:author="Martin Ma" w:date="2025-10-25T16:49:00Z" w16du:dateUtc="2025-10-25T23:49:00Z">
            <w:rPr>
              <w:del w:id="1276" w:author="Martin Ma" w:date="2025-10-25T16:33:00Z" w16du:dateUtc="2025-10-25T23:33:00Z"/>
              <w:rFonts w:eastAsiaTheme="minorEastAsia"/>
              <w:szCs w:val="16"/>
            </w:rPr>
          </w:rPrChange>
        </w:rPr>
        <w:pPrChange w:id="1277" w:author="Martin Ma" w:date="2025-10-25T16:50:00Z" w16du:dateUtc="2025-10-25T23:50:00Z">
          <w:pPr>
            <w:pStyle w:val="af2"/>
          </w:pPr>
        </w:pPrChange>
      </w:pPr>
    </w:p>
    <w:p w14:paraId="4D38E7AF" w14:textId="502BA087" w:rsidR="001F2CC4" w:rsidRPr="00220F8F" w:rsidDel="009A6624" w:rsidRDefault="001F2CC4" w:rsidP="00220F8F">
      <w:pPr>
        <w:ind w:firstLineChars="1100" w:firstLine="1760"/>
        <w:rPr>
          <w:del w:id="127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79" w:author="Martin Ma" w:date="2025-10-25T16:49:00Z" w16du:dateUtc="2025-10-25T23:49:00Z">
            <w:rPr>
              <w:del w:id="1280" w:author="Martin Ma" w:date="2025-10-25T16:33:00Z" w16du:dateUtc="2025-10-25T23:33:00Z"/>
              <w:rFonts w:eastAsiaTheme="minorEastAsia"/>
              <w:szCs w:val="16"/>
            </w:rPr>
          </w:rPrChange>
        </w:rPr>
        <w:pPrChange w:id="1281" w:author="Martin Ma" w:date="2025-10-25T16:50:00Z" w16du:dateUtc="2025-10-25T23:50:00Z">
          <w:pPr>
            <w:pStyle w:val="af2"/>
          </w:pPr>
        </w:pPrChange>
      </w:pPr>
    </w:p>
    <w:p w14:paraId="411FA847" w14:textId="34BA387B" w:rsidR="001F2CC4" w:rsidRPr="00220F8F" w:rsidDel="009A6624" w:rsidRDefault="001F2CC4" w:rsidP="00220F8F">
      <w:pPr>
        <w:ind w:firstLineChars="1100" w:firstLine="1760"/>
        <w:rPr>
          <w:del w:id="128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83" w:author="Martin Ma" w:date="2025-10-25T16:49:00Z" w16du:dateUtc="2025-10-25T23:49:00Z">
            <w:rPr>
              <w:del w:id="1284" w:author="Martin Ma" w:date="2025-10-25T16:33:00Z" w16du:dateUtc="2025-10-25T23:33:00Z"/>
              <w:rFonts w:eastAsiaTheme="minorEastAsia"/>
              <w:szCs w:val="16"/>
            </w:rPr>
          </w:rPrChange>
        </w:rPr>
        <w:pPrChange w:id="1285" w:author="Martin Ma" w:date="2025-10-25T16:50:00Z" w16du:dateUtc="2025-10-25T23:50:00Z">
          <w:pPr>
            <w:pStyle w:val="af2"/>
          </w:pPr>
        </w:pPrChange>
      </w:pPr>
    </w:p>
    <w:p w14:paraId="4660DD92" w14:textId="67158D90" w:rsidR="001F2CC4" w:rsidRPr="00220F8F" w:rsidDel="009A6624" w:rsidRDefault="001F2CC4" w:rsidP="00220F8F">
      <w:pPr>
        <w:ind w:firstLineChars="1100" w:firstLine="1760"/>
        <w:rPr>
          <w:del w:id="128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87" w:author="Martin Ma" w:date="2025-10-25T16:49:00Z" w16du:dateUtc="2025-10-25T23:49:00Z">
            <w:rPr>
              <w:del w:id="1288" w:author="Martin Ma" w:date="2025-10-25T16:33:00Z" w16du:dateUtc="2025-10-25T23:33:00Z"/>
              <w:rFonts w:eastAsiaTheme="minorEastAsia"/>
              <w:szCs w:val="16"/>
            </w:rPr>
          </w:rPrChange>
        </w:rPr>
        <w:pPrChange w:id="1289" w:author="Martin Ma" w:date="2025-10-25T16:50:00Z" w16du:dateUtc="2025-10-25T23:50:00Z">
          <w:pPr>
            <w:pStyle w:val="af2"/>
          </w:pPr>
        </w:pPrChange>
      </w:pPr>
    </w:p>
    <w:p w14:paraId="448DB835" w14:textId="40E4C712" w:rsidR="001F2CC4" w:rsidRPr="00220F8F" w:rsidDel="009A6624" w:rsidRDefault="001F2CC4" w:rsidP="00220F8F">
      <w:pPr>
        <w:ind w:firstLineChars="1100" w:firstLine="1760"/>
        <w:rPr>
          <w:del w:id="129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91" w:author="Martin Ma" w:date="2025-10-25T16:49:00Z" w16du:dateUtc="2025-10-25T23:49:00Z">
            <w:rPr>
              <w:del w:id="1292" w:author="Martin Ma" w:date="2025-10-25T16:33:00Z" w16du:dateUtc="2025-10-25T23:33:00Z"/>
              <w:rFonts w:eastAsiaTheme="minorEastAsia"/>
              <w:szCs w:val="16"/>
            </w:rPr>
          </w:rPrChange>
        </w:rPr>
        <w:pPrChange w:id="1293" w:author="Martin Ma" w:date="2025-10-25T16:50:00Z" w16du:dateUtc="2025-10-25T23:50:00Z">
          <w:pPr>
            <w:pStyle w:val="af2"/>
          </w:pPr>
        </w:pPrChange>
      </w:pPr>
    </w:p>
    <w:p w14:paraId="427371B0" w14:textId="23B5DDC0" w:rsidR="001F2CC4" w:rsidRPr="00220F8F" w:rsidDel="009A6624" w:rsidRDefault="001F2CC4" w:rsidP="00220F8F">
      <w:pPr>
        <w:ind w:firstLineChars="1100" w:firstLine="1760"/>
        <w:rPr>
          <w:del w:id="129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95" w:author="Martin Ma" w:date="2025-10-25T16:49:00Z" w16du:dateUtc="2025-10-25T23:49:00Z">
            <w:rPr>
              <w:del w:id="1296" w:author="Martin Ma" w:date="2025-10-25T16:33:00Z" w16du:dateUtc="2025-10-25T23:33:00Z"/>
              <w:rFonts w:eastAsiaTheme="minorEastAsia"/>
              <w:szCs w:val="16"/>
            </w:rPr>
          </w:rPrChange>
        </w:rPr>
        <w:pPrChange w:id="1297" w:author="Martin Ma" w:date="2025-10-25T16:50:00Z" w16du:dateUtc="2025-10-25T23:50:00Z">
          <w:pPr>
            <w:pStyle w:val="af2"/>
          </w:pPr>
        </w:pPrChange>
      </w:pPr>
    </w:p>
    <w:p w14:paraId="7E33B184" w14:textId="1308CAEC" w:rsidR="001F2CC4" w:rsidRPr="00220F8F" w:rsidDel="009A6624" w:rsidRDefault="001F2CC4" w:rsidP="00220F8F">
      <w:pPr>
        <w:ind w:firstLineChars="1100" w:firstLine="1760"/>
        <w:rPr>
          <w:del w:id="129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299" w:author="Martin Ma" w:date="2025-10-25T16:49:00Z" w16du:dateUtc="2025-10-25T23:49:00Z">
            <w:rPr>
              <w:del w:id="1300" w:author="Martin Ma" w:date="2025-10-25T16:33:00Z" w16du:dateUtc="2025-10-25T23:33:00Z"/>
              <w:rFonts w:eastAsiaTheme="minorEastAsia"/>
              <w:szCs w:val="16"/>
            </w:rPr>
          </w:rPrChange>
        </w:rPr>
        <w:pPrChange w:id="1301" w:author="Martin Ma" w:date="2025-10-25T16:50:00Z" w16du:dateUtc="2025-10-25T23:50:00Z">
          <w:pPr>
            <w:pStyle w:val="af2"/>
          </w:pPr>
        </w:pPrChange>
      </w:pPr>
    </w:p>
    <w:p w14:paraId="2413A417" w14:textId="535D6DBD" w:rsidR="001F2CC4" w:rsidRPr="00220F8F" w:rsidDel="009A6624" w:rsidRDefault="001F2CC4" w:rsidP="00220F8F">
      <w:pPr>
        <w:ind w:firstLineChars="1100" w:firstLine="1760"/>
        <w:rPr>
          <w:del w:id="130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03" w:author="Martin Ma" w:date="2025-10-25T16:49:00Z" w16du:dateUtc="2025-10-25T23:49:00Z">
            <w:rPr>
              <w:del w:id="1304" w:author="Martin Ma" w:date="2025-10-25T16:33:00Z" w16du:dateUtc="2025-10-25T23:33:00Z"/>
              <w:rFonts w:eastAsiaTheme="minorEastAsia"/>
              <w:szCs w:val="16"/>
            </w:rPr>
          </w:rPrChange>
        </w:rPr>
        <w:pPrChange w:id="1305" w:author="Martin Ma" w:date="2025-10-25T16:50:00Z" w16du:dateUtc="2025-10-25T23:50:00Z">
          <w:pPr>
            <w:pStyle w:val="af2"/>
          </w:pPr>
        </w:pPrChange>
      </w:pPr>
    </w:p>
    <w:p w14:paraId="064143F5" w14:textId="4247D9BB" w:rsidR="001F2CC4" w:rsidRPr="00220F8F" w:rsidDel="009A6624" w:rsidRDefault="001F2CC4" w:rsidP="00220F8F">
      <w:pPr>
        <w:ind w:firstLineChars="1100" w:firstLine="1760"/>
        <w:rPr>
          <w:del w:id="130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07" w:author="Martin Ma" w:date="2025-10-25T16:49:00Z" w16du:dateUtc="2025-10-25T23:49:00Z">
            <w:rPr>
              <w:del w:id="1308" w:author="Martin Ma" w:date="2025-10-25T16:33:00Z" w16du:dateUtc="2025-10-25T23:33:00Z"/>
              <w:rFonts w:eastAsiaTheme="minorEastAsia"/>
              <w:szCs w:val="16"/>
            </w:rPr>
          </w:rPrChange>
        </w:rPr>
        <w:pPrChange w:id="1309" w:author="Martin Ma" w:date="2025-10-25T16:50:00Z" w16du:dateUtc="2025-10-25T23:50:00Z">
          <w:pPr>
            <w:pStyle w:val="af2"/>
          </w:pPr>
        </w:pPrChange>
      </w:pPr>
    </w:p>
    <w:p w14:paraId="681E6ADC" w14:textId="5978AE41" w:rsidR="001F2CC4" w:rsidRPr="00220F8F" w:rsidDel="009A6624" w:rsidRDefault="001F2CC4" w:rsidP="00220F8F">
      <w:pPr>
        <w:ind w:firstLineChars="1100" w:firstLine="1760"/>
        <w:rPr>
          <w:del w:id="131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11" w:author="Martin Ma" w:date="2025-10-25T16:49:00Z" w16du:dateUtc="2025-10-25T23:49:00Z">
            <w:rPr>
              <w:del w:id="1312" w:author="Martin Ma" w:date="2025-10-25T16:33:00Z" w16du:dateUtc="2025-10-25T23:33:00Z"/>
              <w:rFonts w:eastAsiaTheme="minorEastAsia"/>
              <w:szCs w:val="16"/>
            </w:rPr>
          </w:rPrChange>
        </w:rPr>
        <w:pPrChange w:id="1313" w:author="Martin Ma" w:date="2025-10-25T16:50:00Z" w16du:dateUtc="2025-10-25T23:50:00Z">
          <w:pPr>
            <w:pStyle w:val="af2"/>
          </w:pPr>
        </w:pPrChange>
      </w:pPr>
    </w:p>
    <w:p w14:paraId="1592E800" w14:textId="05C1CCDB" w:rsidR="001F2CC4" w:rsidRPr="00220F8F" w:rsidDel="009A6624" w:rsidRDefault="001F2CC4" w:rsidP="00220F8F">
      <w:pPr>
        <w:ind w:firstLineChars="1100" w:firstLine="1760"/>
        <w:rPr>
          <w:del w:id="131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15" w:author="Martin Ma" w:date="2025-10-25T16:49:00Z" w16du:dateUtc="2025-10-25T23:49:00Z">
            <w:rPr>
              <w:del w:id="1316" w:author="Martin Ma" w:date="2025-10-25T16:33:00Z" w16du:dateUtc="2025-10-25T23:33:00Z"/>
              <w:rFonts w:eastAsiaTheme="minorEastAsia"/>
              <w:szCs w:val="16"/>
            </w:rPr>
          </w:rPrChange>
        </w:rPr>
        <w:pPrChange w:id="1317" w:author="Martin Ma" w:date="2025-10-25T16:50:00Z" w16du:dateUtc="2025-10-25T23:50:00Z">
          <w:pPr>
            <w:pStyle w:val="af2"/>
          </w:pPr>
        </w:pPrChange>
      </w:pPr>
    </w:p>
    <w:p w14:paraId="51D9A75E" w14:textId="76DCADD8" w:rsidR="001F2CC4" w:rsidRPr="00220F8F" w:rsidDel="009A6624" w:rsidRDefault="001F2CC4" w:rsidP="00220F8F">
      <w:pPr>
        <w:ind w:firstLineChars="1100" w:firstLine="1760"/>
        <w:rPr>
          <w:del w:id="131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19" w:author="Martin Ma" w:date="2025-10-25T16:49:00Z" w16du:dateUtc="2025-10-25T23:49:00Z">
            <w:rPr>
              <w:del w:id="1320" w:author="Martin Ma" w:date="2025-10-25T16:33:00Z" w16du:dateUtc="2025-10-25T23:33:00Z"/>
              <w:rFonts w:eastAsiaTheme="minorEastAsia"/>
              <w:szCs w:val="16"/>
            </w:rPr>
          </w:rPrChange>
        </w:rPr>
        <w:pPrChange w:id="1321" w:author="Martin Ma" w:date="2025-10-25T16:50:00Z" w16du:dateUtc="2025-10-25T23:50:00Z">
          <w:pPr>
            <w:pStyle w:val="af2"/>
          </w:pPr>
        </w:pPrChange>
      </w:pPr>
    </w:p>
    <w:p w14:paraId="00FAE9B5" w14:textId="0B0631D5" w:rsidR="001F2CC4" w:rsidRPr="00220F8F" w:rsidDel="009A6624" w:rsidRDefault="001F2CC4" w:rsidP="00220F8F">
      <w:pPr>
        <w:ind w:firstLineChars="1100" w:firstLine="1760"/>
        <w:rPr>
          <w:del w:id="132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23" w:author="Martin Ma" w:date="2025-10-25T16:49:00Z" w16du:dateUtc="2025-10-25T23:49:00Z">
            <w:rPr>
              <w:del w:id="1324" w:author="Martin Ma" w:date="2025-10-25T16:33:00Z" w16du:dateUtc="2025-10-25T23:33:00Z"/>
              <w:rFonts w:eastAsiaTheme="minorEastAsia"/>
              <w:szCs w:val="16"/>
            </w:rPr>
          </w:rPrChange>
        </w:rPr>
        <w:pPrChange w:id="1325" w:author="Martin Ma" w:date="2025-10-25T16:50:00Z" w16du:dateUtc="2025-10-25T23:50:00Z">
          <w:pPr>
            <w:pStyle w:val="af2"/>
          </w:pPr>
        </w:pPrChange>
      </w:pPr>
    </w:p>
    <w:p w14:paraId="3A8C50A0" w14:textId="07B25D53" w:rsidR="001F2CC4" w:rsidRPr="00220F8F" w:rsidDel="009A6624" w:rsidRDefault="001F2CC4" w:rsidP="00220F8F">
      <w:pPr>
        <w:ind w:firstLineChars="1100" w:firstLine="1760"/>
        <w:rPr>
          <w:del w:id="132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27" w:author="Martin Ma" w:date="2025-10-25T16:49:00Z" w16du:dateUtc="2025-10-25T23:49:00Z">
            <w:rPr>
              <w:del w:id="1328" w:author="Martin Ma" w:date="2025-10-25T16:33:00Z" w16du:dateUtc="2025-10-25T23:33:00Z"/>
              <w:rFonts w:eastAsiaTheme="minorEastAsia"/>
              <w:szCs w:val="16"/>
            </w:rPr>
          </w:rPrChange>
        </w:rPr>
        <w:pPrChange w:id="1329" w:author="Martin Ma" w:date="2025-10-25T16:50:00Z" w16du:dateUtc="2025-10-25T23:50:00Z">
          <w:pPr>
            <w:pStyle w:val="af2"/>
          </w:pPr>
        </w:pPrChange>
      </w:pPr>
    </w:p>
    <w:p w14:paraId="2F26509C" w14:textId="60B2DB51" w:rsidR="001F2CC4" w:rsidRPr="00220F8F" w:rsidDel="009A6624" w:rsidRDefault="001F2CC4" w:rsidP="00220F8F">
      <w:pPr>
        <w:ind w:firstLineChars="1100" w:firstLine="1760"/>
        <w:rPr>
          <w:del w:id="133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31" w:author="Martin Ma" w:date="2025-10-25T16:49:00Z" w16du:dateUtc="2025-10-25T23:49:00Z">
            <w:rPr>
              <w:del w:id="1332" w:author="Martin Ma" w:date="2025-10-25T16:33:00Z" w16du:dateUtc="2025-10-25T23:33:00Z"/>
              <w:rFonts w:eastAsiaTheme="minorEastAsia"/>
              <w:szCs w:val="16"/>
            </w:rPr>
          </w:rPrChange>
        </w:rPr>
        <w:pPrChange w:id="1333" w:author="Martin Ma" w:date="2025-10-25T16:50:00Z" w16du:dateUtc="2025-10-25T23:50:00Z">
          <w:pPr>
            <w:pStyle w:val="af2"/>
          </w:pPr>
        </w:pPrChange>
      </w:pPr>
    </w:p>
    <w:p w14:paraId="51BA86EC" w14:textId="4894AC09" w:rsidR="001F2CC4" w:rsidRPr="00220F8F" w:rsidDel="009A6624" w:rsidRDefault="001F2CC4" w:rsidP="00220F8F">
      <w:pPr>
        <w:ind w:firstLineChars="1100" w:firstLine="1760"/>
        <w:rPr>
          <w:del w:id="133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35" w:author="Martin Ma" w:date="2025-10-25T16:49:00Z" w16du:dateUtc="2025-10-25T23:49:00Z">
            <w:rPr>
              <w:del w:id="1336" w:author="Martin Ma" w:date="2025-10-25T16:33:00Z" w16du:dateUtc="2025-10-25T23:33:00Z"/>
              <w:rFonts w:eastAsiaTheme="minorEastAsia"/>
              <w:szCs w:val="16"/>
            </w:rPr>
          </w:rPrChange>
        </w:rPr>
        <w:pPrChange w:id="1337" w:author="Martin Ma" w:date="2025-10-25T16:50:00Z" w16du:dateUtc="2025-10-25T23:50:00Z">
          <w:pPr>
            <w:pStyle w:val="af2"/>
          </w:pPr>
        </w:pPrChange>
      </w:pPr>
    </w:p>
    <w:p w14:paraId="7F967A09" w14:textId="0A98A78B" w:rsidR="001F2CC4" w:rsidRPr="00220F8F" w:rsidDel="009A6624" w:rsidRDefault="001F2CC4" w:rsidP="00220F8F">
      <w:pPr>
        <w:ind w:firstLineChars="1100" w:firstLine="1760"/>
        <w:rPr>
          <w:del w:id="133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39" w:author="Martin Ma" w:date="2025-10-25T16:49:00Z" w16du:dateUtc="2025-10-25T23:49:00Z">
            <w:rPr>
              <w:del w:id="1340" w:author="Martin Ma" w:date="2025-10-25T16:33:00Z" w16du:dateUtc="2025-10-25T23:33:00Z"/>
              <w:rFonts w:eastAsiaTheme="minorEastAsia"/>
              <w:szCs w:val="16"/>
            </w:rPr>
          </w:rPrChange>
        </w:rPr>
        <w:pPrChange w:id="1341" w:author="Martin Ma" w:date="2025-10-25T16:50:00Z" w16du:dateUtc="2025-10-25T23:50:00Z">
          <w:pPr>
            <w:pStyle w:val="af2"/>
          </w:pPr>
        </w:pPrChange>
      </w:pPr>
    </w:p>
    <w:p w14:paraId="59E0286E" w14:textId="1D6043E8" w:rsidR="001F2CC4" w:rsidRPr="00220F8F" w:rsidDel="009A6624" w:rsidRDefault="001F2CC4" w:rsidP="00220F8F">
      <w:pPr>
        <w:ind w:firstLineChars="1100" w:firstLine="1760"/>
        <w:rPr>
          <w:del w:id="134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43" w:author="Martin Ma" w:date="2025-10-25T16:49:00Z" w16du:dateUtc="2025-10-25T23:49:00Z">
            <w:rPr>
              <w:del w:id="1344" w:author="Martin Ma" w:date="2025-10-25T16:33:00Z" w16du:dateUtc="2025-10-25T23:33:00Z"/>
              <w:rFonts w:eastAsiaTheme="minorEastAsia"/>
              <w:szCs w:val="16"/>
            </w:rPr>
          </w:rPrChange>
        </w:rPr>
        <w:pPrChange w:id="1345" w:author="Martin Ma" w:date="2025-10-25T16:50:00Z" w16du:dateUtc="2025-10-25T23:50:00Z">
          <w:pPr>
            <w:pStyle w:val="af2"/>
          </w:pPr>
        </w:pPrChange>
      </w:pPr>
    </w:p>
    <w:p w14:paraId="3737E4CA" w14:textId="1119EEE8" w:rsidR="001F2CC4" w:rsidRPr="00220F8F" w:rsidDel="009A6624" w:rsidRDefault="001F2CC4" w:rsidP="00220F8F">
      <w:pPr>
        <w:ind w:firstLineChars="1100" w:firstLine="1760"/>
        <w:rPr>
          <w:del w:id="134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47" w:author="Martin Ma" w:date="2025-10-25T16:49:00Z" w16du:dateUtc="2025-10-25T23:49:00Z">
            <w:rPr>
              <w:del w:id="1348" w:author="Martin Ma" w:date="2025-10-25T16:33:00Z" w16du:dateUtc="2025-10-25T23:33:00Z"/>
              <w:rFonts w:eastAsiaTheme="minorEastAsia"/>
              <w:szCs w:val="16"/>
            </w:rPr>
          </w:rPrChange>
        </w:rPr>
        <w:pPrChange w:id="1349" w:author="Martin Ma" w:date="2025-10-25T16:50:00Z" w16du:dateUtc="2025-10-25T23:50:00Z">
          <w:pPr>
            <w:pStyle w:val="af2"/>
          </w:pPr>
        </w:pPrChange>
      </w:pPr>
    </w:p>
    <w:p w14:paraId="1AEE7F1D" w14:textId="2AEEE2AB" w:rsidR="001F2CC4" w:rsidRPr="00220F8F" w:rsidDel="009A6624" w:rsidRDefault="001F2CC4" w:rsidP="00220F8F">
      <w:pPr>
        <w:ind w:firstLineChars="1100" w:firstLine="1760"/>
        <w:rPr>
          <w:del w:id="135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51" w:author="Martin Ma" w:date="2025-10-25T16:49:00Z" w16du:dateUtc="2025-10-25T23:49:00Z">
            <w:rPr>
              <w:del w:id="1352" w:author="Martin Ma" w:date="2025-10-25T16:33:00Z" w16du:dateUtc="2025-10-25T23:33:00Z"/>
              <w:rFonts w:eastAsiaTheme="minorEastAsia"/>
              <w:szCs w:val="16"/>
            </w:rPr>
          </w:rPrChange>
        </w:rPr>
        <w:pPrChange w:id="1353" w:author="Martin Ma" w:date="2025-10-25T16:50:00Z" w16du:dateUtc="2025-10-25T23:50:00Z">
          <w:pPr>
            <w:pStyle w:val="af2"/>
          </w:pPr>
        </w:pPrChange>
      </w:pPr>
    </w:p>
    <w:p w14:paraId="749ABA46" w14:textId="297A904A" w:rsidR="001F2CC4" w:rsidRPr="00220F8F" w:rsidDel="009A6624" w:rsidRDefault="001F2CC4" w:rsidP="00220F8F">
      <w:pPr>
        <w:ind w:firstLineChars="1100" w:firstLine="1760"/>
        <w:rPr>
          <w:del w:id="135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55" w:author="Martin Ma" w:date="2025-10-25T16:49:00Z" w16du:dateUtc="2025-10-25T23:49:00Z">
            <w:rPr>
              <w:del w:id="1356" w:author="Martin Ma" w:date="2025-10-25T16:33:00Z" w16du:dateUtc="2025-10-25T23:33:00Z"/>
              <w:rFonts w:eastAsiaTheme="minorEastAsia"/>
              <w:szCs w:val="16"/>
            </w:rPr>
          </w:rPrChange>
        </w:rPr>
        <w:pPrChange w:id="1357" w:author="Martin Ma" w:date="2025-10-25T16:50:00Z" w16du:dateUtc="2025-10-25T23:50:00Z">
          <w:pPr>
            <w:pStyle w:val="af2"/>
          </w:pPr>
        </w:pPrChange>
      </w:pPr>
    </w:p>
    <w:p w14:paraId="7B23ECF6" w14:textId="5DFE3C60" w:rsidR="001F2CC4" w:rsidRPr="00220F8F" w:rsidDel="009A6624" w:rsidRDefault="001F2CC4" w:rsidP="00220F8F">
      <w:pPr>
        <w:ind w:firstLineChars="1100" w:firstLine="1760"/>
        <w:rPr>
          <w:del w:id="135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59" w:author="Martin Ma" w:date="2025-10-25T16:49:00Z" w16du:dateUtc="2025-10-25T23:49:00Z">
            <w:rPr>
              <w:del w:id="1360" w:author="Martin Ma" w:date="2025-10-25T16:33:00Z" w16du:dateUtc="2025-10-25T23:33:00Z"/>
              <w:rFonts w:eastAsiaTheme="minorEastAsia"/>
              <w:szCs w:val="16"/>
            </w:rPr>
          </w:rPrChange>
        </w:rPr>
        <w:pPrChange w:id="1361" w:author="Martin Ma" w:date="2025-10-25T16:50:00Z" w16du:dateUtc="2025-10-25T23:50:00Z">
          <w:pPr>
            <w:pStyle w:val="af2"/>
          </w:pPr>
        </w:pPrChange>
      </w:pPr>
    </w:p>
    <w:p w14:paraId="2AD78F4A" w14:textId="7D5F1260" w:rsidR="001F2CC4" w:rsidRPr="00220F8F" w:rsidDel="009A6624" w:rsidRDefault="001F2CC4" w:rsidP="00220F8F">
      <w:pPr>
        <w:ind w:firstLineChars="1100" w:firstLine="1760"/>
        <w:rPr>
          <w:del w:id="136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63" w:author="Martin Ma" w:date="2025-10-25T16:49:00Z" w16du:dateUtc="2025-10-25T23:49:00Z">
            <w:rPr>
              <w:del w:id="1364" w:author="Martin Ma" w:date="2025-10-25T16:33:00Z" w16du:dateUtc="2025-10-25T23:33:00Z"/>
              <w:rFonts w:eastAsiaTheme="minorEastAsia"/>
              <w:szCs w:val="16"/>
            </w:rPr>
          </w:rPrChange>
        </w:rPr>
        <w:pPrChange w:id="1365" w:author="Martin Ma" w:date="2025-10-25T16:50:00Z" w16du:dateUtc="2025-10-25T23:50:00Z">
          <w:pPr>
            <w:pStyle w:val="af2"/>
          </w:pPr>
        </w:pPrChange>
      </w:pPr>
    </w:p>
    <w:p w14:paraId="75DA8994" w14:textId="4350F578" w:rsidR="001F2CC4" w:rsidRPr="00220F8F" w:rsidDel="009A6624" w:rsidRDefault="001F2CC4" w:rsidP="00220F8F">
      <w:pPr>
        <w:ind w:firstLineChars="1100" w:firstLine="1760"/>
        <w:rPr>
          <w:del w:id="136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67" w:author="Martin Ma" w:date="2025-10-25T16:49:00Z" w16du:dateUtc="2025-10-25T23:49:00Z">
            <w:rPr>
              <w:del w:id="1368" w:author="Martin Ma" w:date="2025-10-25T16:33:00Z" w16du:dateUtc="2025-10-25T23:33:00Z"/>
              <w:rFonts w:eastAsiaTheme="minorEastAsia"/>
              <w:szCs w:val="16"/>
            </w:rPr>
          </w:rPrChange>
        </w:rPr>
        <w:pPrChange w:id="1369" w:author="Martin Ma" w:date="2025-10-25T16:50:00Z" w16du:dateUtc="2025-10-25T23:50:00Z">
          <w:pPr>
            <w:pStyle w:val="af2"/>
          </w:pPr>
        </w:pPrChange>
      </w:pPr>
    </w:p>
    <w:p w14:paraId="4631081D" w14:textId="13E5DB88" w:rsidR="001F2CC4" w:rsidRPr="00220F8F" w:rsidDel="009A6624" w:rsidRDefault="001F2CC4" w:rsidP="00220F8F">
      <w:pPr>
        <w:ind w:firstLineChars="1100" w:firstLine="1760"/>
        <w:rPr>
          <w:del w:id="137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71" w:author="Martin Ma" w:date="2025-10-25T16:49:00Z" w16du:dateUtc="2025-10-25T23:49:00Z">
            <w:rPr>
              <w:del w:id="1372" w:author="Martin Ma" w:date="2025-10-25T16:33:00Z" w16du:dateUtc="2025-10-25T23:33:00Z"/>
              <w:rFonts w:eastAsiaTheme="minorEastAsia"/>
              <w:szCs w:val="16"/>
            </w:rPr>
          </w:rPrChange>
        </w:rPr>
        <w:pPrChange w:id="1373" w:author="Martin Ma" w:date="2025-10-25T16:50:00Z" w16du:dateUtc="2025-10-25T23:50:00Z">
          <w:pPr>
            <w:pStyle w:val="af2"/>
          </w:pPr>
        </w:pPrChange>
      </w:pPr>
    </w:p>
    <w:p w14:paraId="46333AC7" w14:textId="7423A933" w:rsidR="001F2CC4" w:rsidRPr="00220F8F" w:rsidDel="009A6624" w:rsidRDefault="001F2CC4" w:rsidP="00220F8F">
      <w:pPr>
        <w:ind w:firstLineChars="1100" w:firstLine="1760"/>
        <w:rPr>
          <w:del w:id="137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75" w:author="Martin Ma" w:date="2025-10-25T16:49:00Z" w16du:dateUtc="2025-10-25T23:49:00Z">
            <w:rPr>
              <w:del w:id="1376" w:author="Martin Ma" w:date="2025-10-25T16:33:00Z" w16du:dateUtc="2025-10-25T23:33:00Z"/>
              <w:rFonts w:eastAsiaTheme="minorEastAsia"/>
              <w:szCs w:val="16"/>
            </w:rPr>
          </w:rPrChange>
        </w:rPr>
        <w:pPrChange w:id="1377" w:author="Martin Ma" w:date="2025-10-25T16:50:00Z" w16du:dateUtc="2025-10-25T23:50:00Z">
          <w:pPr>
            <w:pStyle w:val="af2"/>
          </w:pPr>
        </w:pPrChange>
      </w:pPr>
    </w:p>
    <w:p w14:paraId="065E41EE" w14:textId="171EFD98" w:rsidR="001F2CC4" w:rsidRPr="00220F8F" w:rsidDel="009A6624" w:rsidRDefault="001F2CC4" w:rsidP="00220F8F">
      <w:pPr>
        <w:ind w:firstLineChars="1100" w:firstLine="1760"/>
        <w:rPr>
          <w:del w:id="137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79" w:author="Martin Ma" w:date="2025-10-25T16:49:00Z" w16du:dateUtc="2025-10-25T23:49:00Z">
            <w:rPr>
              <w:del w:id="1380" w:author="Martin Ma" w:date="2025-10-25T16:33:00Z" w16du:dateUtc="2025-10-25T23:33:00Z"/>
              <w:rFonts w:eastAsiaTheme="minorEastAsia"/>
              <w:szCs w:val="16"/>
            </w:rPr>
          </w:rPrChange>
        </w:rPr>
        <w:pPrChange w:id="1381" w:author="Martin Ma" w:date="2025-10-25T16:50:00Z" w16du:dateUtc="2025-10-25T23:50:00Z">
          <w:pPr>
            <w:pStyle w:val="af2"/>
          </w:pPr>
        </w:pPrChange>
      </w:pPr>
    </w:p>
    <w:p w14:paraId="4029A85E" w14:textId="1AF371A2" w:rsidR="001F2CC4" w:rsidRPr="00220F8F" w:rsidDel="009A6624" w:rsidRDefault="001F2CC4" w:rsidP="00220F8F">
      <w:pPr>
        <w:ind w:firstLineChars="1100" w:firstLine="1760"/>
        <w:rPr>
          <w:del w:id="138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83" w:author="Martin Ma" w:date="2025-10-25T16:49:00Z" w16du:dateUtc="2025-10-25T23:49:00Z">
            <w:rPr>
              <w:del w:id="1384" w:author="Martin Ma" w:date="2025-10-25T16:33:00Z" w16du:dateUtc="2025-10-25T23:33:00Z"/>
              <w:rFonts w:eastAsiaTheme="minorEastAsia"/>
              <w:szCs w:val="16"/>
            </w:rPr>
          </w:rPrChange>
        </w:rPr>
        <w:pPrChange w:id="1385" w:author="Martin Ma" w:date="2025-10-25T16:50:00Z" w16du:dateUtc="2025-10-25T23:50:00Z">
          <w:pPr>
            <w:pStyle w:val="af2"/>
          </w:pPr>
        </w:pPrChange>
      </w:pPr>
    </w:p>
    <w:p w14:paraId="6B0D6F48" w14:textId="085B1D49" w:rsidR="001F2CC4" w:rsidRPr="00220F8F" w:rsidDel="009A6624" w:rsidRDefault="001F2CC4" w:rsidP="00220F8F">
      <w:pPr>
        <w:ind w:firstLineChars="1100" w:firstLine="1760"/>
        <w:rPr>
          <w:del w:id="138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87" w:author="Martin Ma" w:date="2025-10-25T16:49:00Z" w16du:dateUtc="2025-10-25T23:49:00Z">
            <w:rPr>
              <w:del w:id="1388" w:author="Martin Ma" w:date="2025-10-25T16:33:00Z" w16du:dateUtc="2025-10-25T23:33:00Z"/>
              <w:rFonts w:eastAsiaTheme="minorEastAsia"/>
              <w:szCs w:val="16"/>
            </w:rPr>
          </w:rPrChange>
        </w:rPr>
        <w:pPrChange w:id="1389" w:author="Martin Ma" w:date="2025-10-25T16:50:00Z" w16du:dateUtc="2025-10-25T23:50:00Z">
          <w:pPr>
            <w:pStyle w:val="af2"/>
          </w:pPr>
        </w:pPrChange>
      </w:pPr>
    </w:p>
    <w:p w14:paraId="4162E4F7" w14:textId="2A7F2D4C" w:rsidR="001F2CC4" w:rsidRPr="00220F8F" w:rsidDel="009A6624" w:rsidRDefault="001F2CC4" w:rsidP="00220F8F">
      <w:pPr>
        <w:ind w:firstLineChars="1100" w:firstLine="1760"/>
        <w:rPr>
          <w:del w:id="139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91" w:author="Martin Ma" w:date="2025-10-25T16:49:00Z" w16du:dateUtc="2025-10-25T23:49:00Z">
            <w:rPr>
              <w:del w:id="1392" w:author="Martin Ma" w:date="2025-10-25T16:33:00Z" w16du:dateUtc="2025-10-25T23:33:00Z"/>
              <w:rFonts w:eastAsiaTheme="minorEastAsia"/>
              <w:szCs w:val="16"/>
            </w:rPr>
          </w:rPrChange>
        </w:rPr>
        <w:pPrChange w:id="1393" w:author="Martin Ma" w:date="2025-10-25T16:50:00Z" w16du:dateUtc="2025-10-25T23:50:00Z">
          <w:pPr>
            <w:pStyle w:val="af2"/>
          </w:pPr>
        </w:pPrChange>
      </w:pPr>
    </w:p>
    <w:p w14:paraId="55551EC0" w14:textId="6BF983CA" w:rsidR="001F2CC4" w:rsidRPr="00220F8F" w:rsidDel="009A6624" w:rsidRDefault="001F2CC4" w:rsidP="00220F8F">
      <w:pPr>
        <w:ind w:firstLineChars="1100" w:firstLine="1760"/>
        <w:rPr>
          <w:del w:id="139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95" w:author="Martin Ma" w:date="2025-10-25T16:49:00Z" w16du:dateUtc="2025-10-25T23:49:00Z">
            <w:rPr>
              <w:del w:id="1396" w:author="Martin Ma" w:date="2025-10-25T16:33:00Z" w16du:dateUtc="2025-10-25T23:33:00Z"/>
              <w:rFonts w:eastAsiaTheme="minorEastAsia"/>
              <w:szCs w:val="16"/>
            </w:rPr>
          </w:rPrChange>
        </w:rPr>
        <w:pPrChange w:id="1397" w:author="Martin Ma" w:date="2025-10-25T16:50:00Z" w16du:dateUtc="2025-10-25T23:50:00Z">
          <w:pPr>
            <w:pStyle w:val="af2"/>
          </w:pPr>
        </w:pPrChange>
      </w:pPr>
    </w:p>
    <w:p w14:paraId="5E8392C9" w14:textId="5E41CBA6" w:rsidR="001F2CC4" w:rsidRPr="00220F8F" w:rsidDel="009A6624" w:rsidRDefault="001F2CC4" w:rsidP="00220F8F">
      <w:pPr>
        <w:ind w:firstLineChars="1100" w:firstLine="1760"/>
        <w:rPr>
          <w:del w:id="139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399" w:author="Martin Ma" w:date="2025-10-25T16:49:00Z" w16du:dateUtc="2025-10-25T23:49:00Z">
            <w:rPr>
              <w:del w:id="1400" w:author="Martin Ma" w:date="2025-10-25T16:33:00Z" w16du:dateUtc="2025-10-25T23:33:00Z"/>
              <w:rFonts w:eastAsiaTheme="minorEastAsia"/>
              <w:szCs w:val="16"/>
            </w:rPr>
          </w:rPrChange>
        </w:rPr>
        <w:pPrChange w:id="1401" w:author="Martin Ma" w:date="2025-10-25T16:50:00Z" w16du:dateUtc="2025-10-25T23:50:00Z">
          <w:pPr>
            <w:pStyle w:val="af2"/>
          </w:pPr>
        </w:pPrChange>
      </w:pPr>
    </w:p>
    <w:p w14:paraId="2482D7A0" w14:textId="1D2E9578" w:rsidR="001F2CC4" w:rsidRPr="00220F8F" w:rsidDel="009A6624" w:rsidRDefault="001F2CC4" w:rsidP="00220F8F">
      <w:pPr>
        <w:ind w:firstLineChars="1100" w:firstLine="1760"/>
        <w:rPr>
          <w:del w:id="140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03" w:author="Martin Ma" w:date="2025-10-25T16:49:00Z" w16du:dateUtc="2025-10-25T23:49:00Z">
            <w:rPr>
              <w:del w:id="1404" w:author="Martin Ma" w:date="2025-10-25T16:33:00Z" w16du:dateUtc="2025-10-25T23:33:00Z"/>
              <w:rFonts w:eastAsiaTheme="minorEastAsia"/>
              <w:szCs w:val="16"/>
            </w:rPr>
          </w:rPrChange>
        </w:rPr>
        <w:pPrChange w:id="1405" w:author="Martin Ma" w:date="2025-10-25T16:50:00Z" w16du:dateUtc="2025-10-25T23:50:00Z">
          <w:pPr>
            <w:pStyle w:val="af2"/>
          </w:pPr>
        </w:pPrChange>
      </w:pPr>
    </w:p>
    <w:p w14:paraId="184C6E95" w14:textId="1F28E13B" w:rsidR="001F2CC4" w:rsidRPr="00220F8F" w:rsidDel="009A6624" w:rsidRDefault="001F2CC4" w:rsidP="00220F8F">
      <w:pPr>
        <w:ind w:firstLineChars="1100" w:firstLine="1760"/>
        <w:rPr>
          <w:del w:id="140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07" w:author="Martin Ma" w:date="2025-10-25T16:49:00Z" w16du:dateUtc="2025-10-25T23:49:00Z">
            <w:rPr>
              <w:del w:id="1408" w:author="Martin Ma" w:date="2025-10-25T16:33:00Z" w16du:dateUtc="2025-10-25T23:33:00Z"/>
              <w:rFonts w:eastAsiaTheme="minorEastAsia"/>
              <w:szCs w:val="16"/>
            </w:rPr>
          </w:rPrChange>
        </w:rPr>
        <w:pPrChange w:id="1409" w:author="Martin Ma" w:date="2025-10-25T16:50:00Z" w16du:dateUtc="2025-10-25T23:50:00Z">
          <w:pPr>
            <w:pStyle w:val="af2"/>
          </w:pPr>
        </w:pPrChange>
      </w:pPr>
    </w:p>
    <w:p w14:paraId="3E50A746" w14:textId="7E555698" w:rsidR="001F2CC4" w:rsidRPr="00220F8F" w:rsidDel="009A6624" w:rsidRDefault="001F2CC4" w:rsidP="00220F8F">
      <w:pPr>
        <w:ind w:firstLineChars="1100" w:firstLine="1760"/>
        <w:rPr>
          <w:del w:id="141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11" w:author="Martin Ma" w:date="2025-10-25T16:49:00Z" w16du:dateUtc="2025-10-25T23:49:00Z">
            <w:rPr>
              <w:del w:id="1412" w:author="Martin Ma" w:date="2025-10-25T16:33:00Z" w16du:dateUtc="2025-10-25T23:33:00Z"/>
              <w:rFonts w:eastAsiaTheme="minorEastAsia"/>
              <w:szCs w:val="16"/>
            </w:rPr>
          </w:rPrChange>
        </w:rPr>
        <w:pPrChange w:id="1413" w:author="Martin Ma" w:date="2025-10-25T16:50:00Z" w16du:dateUtc="2025-10-25T23:50:00Z">
          <w:pPr>
            <w:pStyle w:val="af2"/>
          </w:pPr>
        </w:pPrChange>
      </w:pPr>
    </w:p>
    <w:p w14:paraId="78CF7D1E" w14:textId="2AE7EDF8" w:rsidR="001F2CC4" w:rsidRPr="00220F8F" w:rsidDel="009A6624" w:rsidRDefault="001F2CC4" w:rsidP="00220F8F">
      <w:pPr>
        <w:ind w:firstLineChars="1100" w:firstLine="1760"/>
        <w:rPr>
          <w:del w:id="141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15" w:author="Martin Ma" w:date="2025-10-25T16:49:00Z" w16du:dateUtc="2025-10-25T23:49:00Z">
            <w:rPr>
              <w:del w:id="1416" w:author="Martin Ma" w:date="2025-10-25T16:33:00Z" w16du:dateUtc="2025-10-25T23:33:00Z"/>
              <w:rFonts w:eastAsiaTheme="minorEastAsia"/>
              <w:szCs w:val="16"/>
            </w:rPr>
          </w:rPrChange>
        </w:rPr>
        <w:pPrChange w:id="1417" w:author="Martin Ma" w:date="2025-10-25T16:50:00Z" w16du:dateUtc="2025-10-25T23:50:00Z">
          <w:pPr>
            <w:pStyle w:val="af2"/>
          </w:pPr>
        </w:pPrChange>
      </w:pPr>
    </w:p>
    <w:p w14:paraId="55E845A8" w14:textId="1EA11A8A" w:rsidR="001F2CC4" w:rsidRPr="00220F8F" w:rsidDel="009A6624" w:rsidRDefault="001F2CC4" w:rsidP="00220F8F">
      <w:pPr>
        <w:ind w:firstLineChars="1100" w:firstLine="1760"/>
        <w:rPr>
          <w:del w:id="141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19" w:author="Martin Ma" w:date="2025-10-25T16:49:00Z" w16du:dateUtc="2025-10-25T23:49:00Z">
            <w:rPr>
              <w:del w:id="1420" w:author="Martin Ma" w:date="2025-10-25T16:33:00Z" w16du:dateUtc="2025-10-25T23:33:00Z"/>
              <w:rFonts w:eastAsiaTheme="minorEastAsia"/>
              <w:szCs w:val="16"/>
            </w:rPr>
          </w:rPrChange>
        </w:rPr>
        <w:pPrChange w:id="1421" w:author="Martin Ma" w:date="2025-10-25T16:50:00Z" w16du:dateUtc="2025-10-25T23:50:00Z">
          <w:pPr>
            <w:pStyle w:val="af2"/>
          </w:pPr>
        </w:pPrChange>
      </w:pPr>
    </w:p>
    <w:p w14:paraId="094DD3DD" w14:textId="2583D2A3" w:rsidR="001F2CC4" w:rsidRPr="00220F8F" w:rsidDel="009A6624" w:rsidRDefault="001F2CC4" w:rsidP="00220F8F">
      <w:pPr>
        <w:ind w:firstLineChars="1100" w:firstLine="1760"/>
        <w:rPr>
          <w:del w:id="142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23" w:author="Martin Ma" w:date="2025-10-25T16:49:00Z" w16du:dateUtc="2025-10-25T23:49:00Z">
            <w:rPr>
              <w:del w:id="1424" w:author="Martin Ma" w:date="2025-10-25T16:33:00Z" w16du:dateUtc="2025-10-25T23:33:00Z"/>
              <w:rFonts w:eastAsiaTheme="minorEastAsia"/>
              <w:szCs w:val="16"/>
            </w:rPr>
          </w:rPrChange>
        </w:rPr>
        <w:pPrChange w:id="1425" w:author="Martin Ma" w:date="2025-10-25T16:50:00Z" w16du:dateUtc="2025-10-25T23:50:00Z">
          <w:pPr>
            <w:pStyle w:val="af2"/>
          </w:pPr>
        </w:pPrChange>
      </w:pPr>
    </w:p>
    <w:p w14:paraId="790CB31E" w14:textId="4D347B06" w:rsidR="001F2CC4" w:rsidRPr="00220F8F" w:rsidDel="009A6624" w:rsidRDefault="001F2CC4" w:rsidP="00220F8F">
      <w:pPr>
        <w:ind w:firstLineChars="1100" w:firstLine="1760"/>
        <w:rPr>
          <w:del w:id="142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27" w:author="Martin Ma" w:date="2025-10-25T16:49:00Z" w16du:dateUtc="2025-10-25T23:49:00Z">
            <w:rPr>
              <w:del w:id="1428" w:author="Martin Ma" w:date="2025-10-25T16:33:00Z" w16du:dateUtc="2025-10-25T23:33:00Z"/>
              <w:rFonts w:eastAsiaTheme="minorEastAsia"/>
              <w:szCs w:val="16"/>
            </w:rPr>
          </w:rPrChange>
        </w:rPr>
        <w:pPrChange w:id="1429" w:author="Martin Ma" w:date="2025-10-25T16:50:00Z" w16du:dateUtc="2025-10-25T23:50:00Z">
          <w:pPr>
            <w:pStyle w:val="af2"/>
          </w:pPr>
        </w:pPrChange>
      </w:pPr>
    </w:p>
    <w:p w14:paraId="0293378B" w14:textId="71607DC7" w:rsidR="001F2CC4" w:rsidRPr="00220F8F" w:rsidDel="009A6624" w:rsidRDefault="001F2CC4" w:rsidP="00220F8F">
      <w:pPr>
        <w:ind w:firstLineChars="1100" w:firstLine="1760"/>
        <w:rPr>
          <w:del w:id="143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31" w:author="Martin Ma" w:date="2025-10-25T16:49:00Z" w16du:dateUtc="2025-10-25T23:49:00Z">
            <w:rPr>
              <w:del w:id="1432" w:author="Martin Ma" w:date="2025-10-25T16:33:00Z" w16du:dateUtc="2025-10-25T23:33:00Z"/>
              <w:rFonts w:eastAsiaTheme="minorEastAsia"/>
              <w:szCs w:val="16"/>
            </w:rPr>
          </w:rPrChange>
        </w:rPr>
        <w:pPrChange w:id="1433" w:author="Martin Ma" w:date="2025-10-25T16:50:00Z" w16du:dateUtc="2025-10-25T23:50:00Z">
          <w:pPr>
            <w:pStyle w:val="af2"/>
          </w:pPr>
        </w:pPrChange>
      </w:pPr>
    </w:p>
    <w:p w14:paraId="2CF1EF46" w14:textId="1DC62B03" w:rsidR="001F2CC4" w:rsidRPr="00220F8F" w:rsidDel="009A6624" w:rsidRDefault="001F2CC4" w:rsidP="00220F8F">
      <w:pPr>
        <w:ind w:firstLineChars="1100" w:firstLine="1760"/>
        <w:rPr>
          <w:del w:id="143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35" w:author="Martin Ma" w:date="2025-10-25T16:49:00Z" w16du:dateUtc="2025-10-25T23:49:00Z">
            <w:rPr>
              <w:del w:id="1436" w:author="Martin Ma" w:date="2025-10-25T16:33:00Z" w16du:dateUtc="2025-10-25T23:33:00Z"/>
              <w:rFonts w:eastAsiaTheme="minorEastAsia"/>
              <w:szCs w:val="16"/>
            </w:rPr>
          </w:rPrChange>
        </w:rPr>
        <w:pPrChange w:id="1437" w:author="Martin Ma" w:date="2025-10-25T16:50:00Z" w16du:dateUtc="2025-10-25T23:50:00Z">
          <w:pPr>
            <w:pStyle w:val="af2"/>
          </w:pPr>
        </w:pPrChange>
      </w:pPr>
    </w:p>
    <w:p w14:paraId="1EEF6CC1" w14:textId="566CE556" w:rsidR="001F2CC4" w:rsidRPr="00220F8F" w:rsidDel="009A6624" w:rsidRDefault="001F2CC4" w:rsidP="00220F8F">
      <w:pPr>
        <w:ind w:firstLineChars="1100" w:firstLine="1760"/>
        <w:rPr>
          <w:del w:id="143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39" w:author="Martin Ma" w:date="2025-10-25T16:49:00Z" w16du:dateUtc="2025-10-25T23:49:00Z">
            <w:rPr>
              <w:del w:id="1440" w:author="Martin Ma" w:date="2025-10-25T16:33:00Z" w16du:dateUtc="2025-10-25T23:33:00Z"/>
              <w:rFonts w:eastAsiaTheme="minorEastAsia"/>
              <w:szCs w:val="16"/>
            </w:rPr>
          </w:rPrChange>
        </w:rPr>
        <w:pPrChange w:id="1441" w:author="Martin Ma" w:date="2025-10-25T16:50:00Z" w16du:dateUtc="2025-10-25T23:50:00Z">
          <w:pPr>
            <w:pStyle w:val="af2"/>
          </w:pPr>
        </w:pPrChange>
      </w:pPr>
    </w:p>
    <w:p w14:paraId="48F5919F" w14:textId="2AA6E684" w:rsidR="001F2CC4" w:rsidRPr="00220F8F" w:rsidDel="009A6624" w:rsidRDefault="001F2CC4" w:rsidP="00220F8F">
      <w:pPr>
        <w:ind w:firstLineChars="1100" w:firstLine="1760"/>
        <w:rPr>
          <w:del w:id="144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43" w:author="Martin Ma" w:date="2025-10-25T16:49:00Z" w16du:dateUtc="2025-10-25T23:49:00Z">
            <w:rPr>
              <w:del w:id="1444" w:author="Martin Ma" w:date="2025-10-25T16:33:00Z" w16du:dateUtc="2025-10-25T23:33:00Z"/>
              <w:rFonts w:eastAsiaTheme="minorEastAsia"/>
              <w:szCs w:val="16"/>
            </w:rPr>
          </w:rPrChange>
        </w:rPr>
        <w:pPrChange w:id="1445" w:author="Martin Ma" w:date="2025-10-25T16:50:00Z" w16du:dateUtc="2025-10-25T23:50:00Z">
          <w:pPr>
            <w:pStyle w:val="af2"/>
          </w:pPr>
        </w:pPrChange>
      </w:pPr>
    </w:p>
    <w:p w14:paraId="2BB6067E" w14:textId="5FE61A5C" w:rsidR="001F2CC4" w:rsidRPr="00220F8F" w:rsidDel="009A6624" w:rsidRDefault="001F2CC4" w:rsidP="00220F8F">
      <w:pPr>
        <w:ind w:firstLineChars="1100" w:firstLine="1760"/>
        <w:rPr>
          <w:del w:id="144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47" w:author="Martin Ma" w:date="2025-10-25T16:49:00Z" w16du:dateUtc="2025-10-25T23:49:00Z">
            <w:rPr>
              <w:del w:id="1448" w:author="Martin Ma" w:date="2025-10-25T16:33:00Z" w16du:dateUtc="2025-10-25T23:33:00Z"/>
              <w:rFonts w:eastAsiaTheme="minorEastAsia"/>
              <w:szCs w:val="16"/>
            </w:rPr>
          </w:rPrChange>
        </w:rPr>
        <w:pPrChange w:id="1449" w:author="Martin Ma" w:date="2025-10-25T16:50:00Z" w16du:dateUtc="2025-10-25T23:50:00Z">
          <w:pPr>
            <w:pStyle w:val="af2"/>
          </w:pPr>
        </w:pPrChange>
      </w:pPr>
    </w:p>
    <w:p w14:paraId="55FD494A" w14:textId="198E3568" w:rsidR="001F2CC4" w:rsidRPr="00220F8F" w:rsidDel="009A6624" w:rsidRDefault="001F2CC4" w:rsidP="00220F8F">
      <w:pPr>
        <w:ind w:firstLineChars="1100" w:firstLine="1760"/>
        <w:rPr>
          <w:del w:id="145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51" w:author="Martin Ma" w:date="2025-10-25T16:49:00Z" w16du:dateUtc="2025-10-25T23:49:00Z">
            <w:rPr>
              <w:del w:id="1452" w:author="Martin Ma" w:date="2025-10-25T16:33:00Z" w16du:dateUtc="2025-10-25T23:33:00Z"/>
              <w:rFonts w:eastAsiaTheme="minorEastAsia"/>
              <w:szCs w:val="16"/>
            </w:rPr>
          </w:rPrChange>
        </w:rPr>
        <w:pPrChange w:id="1453" w:author="Martin Ma" w:date="2025-10-25T16:50:00Z" w16du:dateUtc="2025-10-25T23:50:00Z">
          <w:pPr>
            <w:pStyle w:val="af2"/>
          </w:pPr>
        </w:pPrChange>
      </w:pPr>
    </w:p>
    <w:p w14:paraId="7B54EACC" w14:textId="7FA3A587" w:rsidR="001F2CC4" w:rsidRPr="00220F8F" w:rsidDel="009A6624" w:rsidRDefault="001F2CC4" w:rsidP="00220F8F">
      <w:pPr>
        <w:ind w:firstLineChars="1100" w:firstLine="1760"/>
        <w:rPr>
          <w:del w:id="145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55" w:author="Martin Ma" w:date="2025-10-25T16:49:00Z" w16du:dateUtc="2025-10-25T23:49:00Z">
            <w:rPr>
              <w:del w:id="1456" w:author="Martin Ma" w:date="2025-10-25T16:33:00Z" w16du:dateUtc="2025-10-25T23:33:00Z"/>
              <w:rFonts w:eastAsiaTheme="minorEastAsia"/>
              <w:szCs w:val="16"/>
            </w:rPr>
          </w:rPrChange>
        </w:rPr>
        <w:pPrChange w:id="1457" w:author="Martin Ma" w:date="2025-10-25T16:50:00Z" w16du:dateUtc="2025-10-25T23:50:00Z">
          <w:pPr>
            <w:pStyle w:val="af2"/>
          </w:pPr>
        </w:pPrChange>
      </w:pPr>
    </w:p>
    <w:p w14:paraId="0A57BD3B" w14:textId="44122893" w:rsidR="001F2CC4" w:rsidRPr="00220F8F" w:rsidDel="009A6624" w:rsidRDefault="001F2CC4" w:rsidP="00220F8F">
      <w:pPr>
        <w:ind w:firstLineChars="1100" w:firstLine="1760"/>
        <w:rPr>
          <w:del w:id="145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59" w:author="Martin Ma" w:date="2025-10-25T16:49:00Z" w16du:dateUtc="2025-10-25T23:49:00Z">
            <w:rPr>
              <w:del w:id="1460" w:author="Martin Ma" w:date="2025-10-25T16:33:00Z" w16du:dateUtc="2025-10-25T23:33:00Z"/>
              <w:rFonts w:eastAsiaTheme="minorEastAsia"/>
              <w:szCs w:val="16"/>
            </w:rPr>
          </w:rPrChange>
        </w:rPr>
        <w:pPrChange w:id="1461" w:author="Martin Ma" w:date="2025-10-25T16:50:00Z" w16du:dateUtc="2025-10-25T23:50:00Z">
          <w:pPr>
            <w:pStyle w:val="af2"/>
          </w:pPr>
        </w:pPrChange>
      </w:pPr>
    </w:p>
    <w:p w14:paraId="0F3E488D" w14:textId="07AB650D" w:rsidR="001F2CC4" w:rsidRPr="00220F8F" w:rsidDel="009A6624" w:rsidRDefault="001F2CC4" w:rsidP="00220F8F">
      <w:pPr>
        <w:ind w:firstLineChars="1100" w:firstLine="1760"/>
        <w:rPr>
          <w:del w:id="146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63" w:author="Martin Ma" w:date="2025-10-25T16:49:00Z" w16du:dateUtc="2025-10-25T23:49:00Z">
            <w:rPr>
              <w:del w:id="1464" w:author="Martin Ma" w:date="2025-10-25T16:33:00Z" w16du:dateUtc="2025-10-25T23:33:00Z"/>
              <w:rFonts w:eastAsiaTheme="minorEastAsia"/>
              <w:szCs w:val="16"/>
            </w:rPr>
          </w:rPrChange>
        </w:rPr>
        <w:pPrChange w:id="1465" w:author="Martin Ma" w:date="2025-10-25T16:50:00Z" w16du:dateUtc="2025-10-25T23:50:00Z">
          <w:pPr>
            <w:pStyle w:val="af2"/>
          </w:pPr>
        </w:pPrChange>
      </w:pPr>
    </w:p>
    <w:p w14:paraId="258B2120" w14:textId="55504870" w:rsidR="001F2CC4" w:rsidRPr="00220F8F" w:rsidDel="009A6624" w:rsidRDefault="001F2CC4" w:rsidP="00220F8F">
      <w:pPr>
        <w:ind w:firstLineChars="1100" w:firstLine="1760"/>
        <w:rPr>
          <w:del w:id="146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67" w:author="Martin Ma" w:date="2025-10-25T16:49:00Z" w16du:dateUtc="2025-10-25T23:49:00Z">
            <w:rPr>
              <w:del w:id="1468" w:author="Martin Ma" w:date="2025-10-25T16:33:00Z" w16du:dateUtc="2025-10-25T23:33:00Z"/>
              <w:rFonts w:eastAsiaTheme="minorEastAsia"/>
              <w:szCs w:val="16"/>
            </w:rPr>
          </w:rPrChange>
        </w:rPr>
        <w:pPrChange w:id="1469" w:author="Martin Ma" w:date="2025-10-25T16:50:00Z" w16du:dateUtc="2025-10-25T23:50:00Z">
          <w:pPr>
            <w:pStyle w:val="af2"/>
          </w:pPr>
        </w:pPrChange>
      </w:pPr>
    </w:p>
    <w:p w14:paraId="5D803958" w14:textId="03F7CAAE" w:rsidR="001F2CC4" w:rsidRPr="00220F8F" w:rsidDel="009A6624" w:rsidRDefault="001F2CC4" w:rsidP="00220F8F">
      <w:pPr>
        <w:ind w:firstLineChars="1100" w:firstLine="1760"/>
        <w:rPr>
          <w:del w:id="147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71" w:author="Martin Ma" w:date="2025-10-25T16:49:00Z" w16du:dateUtc="2025-10-25T23:49:00Z">
            <w:rPr>
              <w:del w:id="1472" w:author="Martin Ma" w:date="2025-10-25T16:33:00Z" w16du:dateUtc="2025-10-25T23:33:00Z"/>
              <w:rFonts w:eastAsiaTheme="minorEastAsia"/>
              <w:szCs w:val="16"/>
            </w:rPr>
          </w:rPrChange>
        </w:rPr>
        <w:pPrChange w:id="1473" w:author="Martin Ma" w:date="2025-10-25T16:50:00Z" w16du:dateUtc="2025-10-25T23:50:00Z">
          <w:pPr>
            <w:pStyle w:val="af2"/>
          </w:pPr>
        </w:pPrChange>
      </w:pPr>
    </w:p>
    <w:p w14:paraId="6D652999" w14:textId="54272E75" w:rsidR="001F2CC4" w:rsidRPr="00220F8F" w:rsidDel="009A6624" w:rsidRDefault="001F2CC4" w:rsidP="00220F8F">
      <w:pPr>
        <w:ind w:firstLineChars="1100" w:firstLine="1760"/>
        <w:rPr>
          <w:del w:id="1474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75" w:author="Martin Ma" w:date="2025-10-25T16:49:00Z" w16du:dateUtc="2025-10-25T23:49:00Z">
            <w:rPr>
              <w:del w:id="1476" w:author="Martin Ma" w:date="2025-10-25T16:33:00Z" w16du:dateUtc="2025-10-25T23:33:00Z"/>
              <w:rFonts w:eastAsiaTheme="minorEastAsia"/>
              <w:szCs w:val="16"/>
            </w:rPr>
          </w:rPrChange>
        </w:rPr>
        <w:pPrChange w:id="1477" w:author="Martin Ma" w:date="2025-10-25T16:50:00Z" w16du:dateUtc="2025-10-25T23:50:00Z">
          <w:pPr>
            <w:pStyle w:val="af2"/>
          </w:pPr>
        </w:pPrChange>
      </w:pPr>
    </w:p>
    <w:p w14:paraId="76FE5C01" w14:textId="7E2E0FA6" w:rsidR="001F2CC4" w:rsidRPr="00220F8F" w:rsidDel="009A6624" w:rsidRDefault="001F2CC4" w:rsidP="00220F8F">
      <w:pPr>
        <w:ind w:firstLineChars="1100" w:firstLine="1760"/>
        <w:rPr>
          <w:del w:id="1478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79" w:author="Martin Ma" w:date="2025-10-25T16:49:00Z" w16du:dateUtc="2025-10-25T23:49:00Z">
            <w:rPr>
              <w:del w:id="1480" w:author="Martin Ma" w:date="2025-10-25T16:33:00Z" w16du:dateUtc="2025-10-25T23:33:00Z"/>
              <w:rFonts w:eastAsiaTheme="minorEastAsia"/>
              <w:szCs w:val="16"/>
            </w:rPr>
          </w:rPrChange>
        </w:rPr>
        <w:pPrChange w:id="1481" w:author="Martin Ma" w:date="2025-10-25T16:50:00Z" w16du:dateUtc="2025-10-25T23:50:00Z">
          <w:pPr>
            <w:pStyle w:val="af2"/>
          </w:pPr>
        </w:pPrChange>
      </w:pPr>
    </w:p>
    <w:p w14:paraId="3A4463A2" w14:textId="481B48A4" w:rsidR="001F2CC4" w:rsidRPr="00220F8F" w:rsidDel="009A6624" w:rsidRDefault="001F2CC4" w:rsidP="00220F8F">
      <w:pPr>
        <w:ind w:firstLineChars="1100" w:firstLine="1760"/>
        <w:rPr>
          <w:del w:id="1482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83" w:author="Martin Ma" w:date="2025-10-25T16:49:00Z" w16du:dateUtc="2025-10-25T23:49:00Z">
            <w:rPr>
              <w:del w:id="1484" w:author="Martin Ma" w:date="2025-10-25T16:33:00Z" w16du:dateUtc="2025-10-25T23:33:00Z"/>
              <w:rFonts w:eastAsiaTheme="minorEastAsia"/>
              <w:szCs w:val="16"/>
            </w:rPr>
          </w:rPrChange>
        </w:rPr>
        <w:pPrChange w:id="1485" w:author="Martin Ma" w:date="2025-10-25T16:50:00Z" w16du:dateUtc="2025-10-25T23:50:00Z">
          <w:pPr>
            <w:pStyle w:val="af2"/>
          </w:pPr>
        </w:pPrChange>
      </w:pPr>
    </w:p>
    <w:p w14:paraId="1343DD73" w14:textId="59BEA6CD" w:rsidR="001F2CC4" w:rsidRPr="00220F8F" w:rsidDel="009A6624" w:rsidRDefault="001F2CC4" w:rsidP="00220F8F">
      <w:pPr>
        <w:ind w:firstLineChars="1100" w:firstLine="1760"/>
        <w:rPr>
          <w:del w:id="1486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87" w:author="Martin Ma" w:date="2025-10-25T16:49:00Z" w16du:dateUtc="2025-10-25T23:49:00Z">
            <w:rPr>
              <w:del w:id="1488" w:author="Martin Ma" w:date="2025-10-25T16:33:00Z" w16du:dateUtc="2025-10-25T23:33:00Z"/>
              <w:rFonts w:eastAsiaTheme="minorEastAsia"/>
              <w:szCs w:val="16"/>
            </w:rPr>
          </w:rPrChange>
        </w:rPr>
        <w:pPrChange w:id="1489" w:author="Martin Ma" w:date="2025-10-25T16:50:00Z" w16du:dateUtc="2025-10-25T23:50:00Z">
          <w:pPr>
            <w:pStyle w:val="af2"/>
          </w:pPr>
        </w:pPrChange>
      </w:pPr>
    </w:p>
    <w:p w14:paraId="07DB7982" w14:textId="0211DD8B" w:rsidR="001F2CC4" w:rsidRPr="00220F8F" w:rsidDel="009A6624" w:rsidRDefault="001F2CC4" w:rsidP="00220F8F">
      <w:pPr>
        <w:ind w:firstLineChars="1100" w:firstLine="1760"/>
        <w:rPr>
          <w:del w:id="1490" w:author="Martin Ma" w:date="2025-10-25T16:33:00Z" w16du:dateUtc="2025-10-25T23:33:00Z"/>
          <w:rFonts w:ascii="Times New Roman" w:eastAsiaTheme="minorEastAsia" w:hAnsi="Times New Roman" w:cs="Times New Roman"/>
          <w:szCs w:val="16"/>
          <w:rPrChange w:id="1491" w:author="Martin Ma" w:date="2025-10-25T16:49:00Z" w16du:dateUtc="2025-10-25T23:49:00Z">
            <w:rPr>
              <w:del w:id="1492" w:author="Martin Ma" w:date="2025-10-25T16:33:00Z" w16du:dateUtc="2025-10-25T23:33:00Z"/>
              <w:rFonts w:eastAsiaTheme="minorEastAsia"/>
              <w:szCs w:val="16"/>
            </w:rPr>
          </w:rPrChange>
        </w:rPr>
        <w:pPrChange w:id="1493" w:author="Martin Ma" w:date="2025-10-25T16:50:00Z" w16du:dateUtc="2025-10-25T23:50:00Z">
          <w:pPr>
            <w:pStyle w:val="af2"/>
          </w:pPr>
        </w:pPrChange>
      </w:pPr>
    </w:p>
    <w:p w14:paraId="371A04A6" w14:textId="072EC0CA" w:rsidR="001F2CC4" w:rsidRPr="00220F8F" w:rsidDel="009A6624" w:rsidRDefault="001F2CC4" w:rsidP="00220F8F">
      <w:pPr>
        <w:ind w:firstLineChars="1100" w:firstLine="1760"/>
        <w:rPr>
          <w:del w:id="1494" w:author="Martin Ma" w:date="2025-10-25T16:44:00Z" w16du:dateUtc="2025-10-25T23:44:00Z"/>
          <w:rFonts w:ascii="Times New Roman" w:eastAsiaTheme="minorEastAsia" w:hAnsi="Times New Roman" w:cs="Times New Roman"/>
          <w:szCs w:val="16"/>
          <w:rPrChange w:id="1495" w:author="Martin Ma" w:date="2025-10-25T16:49:00Z" w16du:dateUtc="2025-10-25T23:49:00Z">
            <w:rPr>
              <w:del w:id="1496" w:author="Martin Ma" w:date="2025-10-25T16:44:00Z" w16du:dateUtc="2025-10-25T23:44:00Z"/>
              <w:rFonts w:eastAsiaTheme="minorEastAsia"/>
              <w:szCs w:val="16"/>
            </w:rPr>
          </w:rPrChange>
        </w:rPr>
        <w:pPrChange w:id="1497" w:author="Martin Ma" w:date="2025-10-25T16:50:00Z" w16du:dateUtc="2025-10-25T23:50:00Z">
          <w:pPr>
            <w:pStyle w:val="af2"/>
          </w:pPr>
        </w:pPrChange>
      </w:pPr>
    </w:p>
    <w:p w14:paraId="068D4A10" w14:textId="27A6BF87" w:rsidR="001F2CC4" w:rsidRPr="00220F8F" w:rsidDel="009A6624" w:rsidRDefault="001F2CC4" w:rsidP="00220F8F">
      <w:pPr>
        <w:ind w:firstLineChars="1100" w:firstLine="1760"/>
        <w:rPr>
          <w:del w:id="1498" w:author="Martin Ma" w:date="2025-10-25T16:44:00Z" w16du:dateUtc="2025-10-25T23:44:00Z"/>
          <w:rFonts w:ascii="Times New Roman" w:eastAsiaTheme="minorEastAsia" w:hAnsi="Times New Roman" w:cs="Times New Roman"/>
          <w:szCs w:val="16"/>
          <w:rPrChange w:id="1499" w:author="Martin Ma" w:date="2025-10-25T16:49:00Z" w16du:dateUtc="2025-10-25T23:49:00Z">
            <w:rPr>
              <w:del w:id="1500" w:author="Martin Ma" w:date="2025-10-25T16:44:00Z" w16du:dateUtc="2025-10-25T23:44:00Z"/>
              <w:rFonts w:eastAsiaTheme="minorEastAsia"/>
              <w:szCs w:val="16"/>
            </w:rPr>
          </w:rPrChange>
        </w:rPr>
        <w:pPrChange w:id="1501" w:author="Martin Ma" w:date="2025-10-25T16:50:00Z" w16du:dateUtc="2025-10-25T23:50:00Z">
          <w:pPr>
            <w:pStyle w:val="af2"/>
          </w:pPr>
        </w:pPrChange>
      </w:pPr>
    </w:p>
    <w:p w14:paraId="5A8CF884" w14:textId="430E7615" w:rsidR="001F2CC4" w:rsidRPr="00220F8F" w:rsidDel="009A6624" w:rsidRDefault="001F2CC4" w:rsidP="00220F8F">
      <w:pPr>
        <w:ind w:firstLineChars="1100" w:firstLine="1760"/>
        <w:rPr>
          <w:del w:id="1502" w:author="Martin Ma" w:date="2025-10-25T16:44:00Z" w16du:dateUtc="2025-10-25T23:44:00Z"/>
          <w:rFonts w:ascii="Times New Roman" w:eastAsiaTheme="minorEastAsia" w:hAnsi="Times New Roman" w:cs="Times New Roman"/>
          <w:szCs w:val="16"/>
          <w:rPrChange w:id="1503" w:author="Martin Ma" w:date="2025-10-25T16:49:00Z" w16du:dateUtc="2025-10-25T23:49:00Z">
            <w:rPr>
              <w:del w:id="1504" w:author="Martin Ma" w:date="2025-10-25T16:44:00Z" w16du:dateUtc="2025-10-25T23:44:00Z"/>
              <w:rFonts w:eastAsiaTheme="minorEastAsia"/>
              <w:szCs w:val="16"/>
            </w:rPr>
          </w:rPrChange>
        </w:rPr>
        <w:pPrChange w:id="1505" w:author="Martin Ma" w:date="2025-10-25T16:50:00Z" w16du:dateUtc="2025-10-25T23:50:00Z">
          <w:pPr>
            <w:pStyle w:val="af2"/>
          </w:pPr>
        </w:pPrChange>
      </w:pPr>
    </w:p>
    <w:p w14:paraId="02E8E474" w14:textId="1CD4EDE1" w:rsidR="001F2CC4" w:rsidRPr="00220F8F" w:rsidDel="009A6624" w:rsidRDefault="001F2CC4" w:rsidP="00220F8F">
      <w:pPr>
        <w:ind w:firstLineChars="1100" w:firstLine="1760"/>
        <w:rPr>
          <w:del w:id="1506" w:author="Martin Ma" w:date="2025-10-25T16:44:00Z" w16du:dateUtc="2025-10-25T23:44:00Z"/>
          <w:rFonts w:ascii="Times New Roman" w:eastAsiaTheme="minorEastAsia" w:hAnsi="Times New Roman" w:cs="Times New Roman"/>
          <w:szCs w:val="16"/>
          <w:rPrChange w:id="1507" w:author="Martin Ma" w:date="2025-10-25T16:49:00Z" w16du:dateUtc="2025-10-25T23:49:00Z">
            <w:rPr>
              <w:del w:id="1508" w:author="Martin Ma" w:date="2025-10-25T16:44:00Z" w16du:dateUtc="2025-10-25T23:44:00Z"/>
              <w:rFonts w:eastAsiaTheme="minorEastAsia"/>
              <w:szCs w:val="16"/>
            </w:rPr>
          </w:rPrChange>
        </w:rPr>
        <w:pPrChange w:id="1509" w:author="Martin Ma" w:date="2025-10-25T16:50:00Z" w16du:dateUtc="2025-10-25T23:50:00Z">
          <w:pPr>
            <w:pStyle w:val="af2"/>
          </w:pPr>
        </w:pPrChange>
      </w:pPr>
    </w:p>
    <w:p w14:paraId="439E0A35" w14:textId="77777777" w:rsidR="001F2CC4" w:rsidRPr="00220F8F" w:rsidRDefault="001F2CC4" w:rsidP="00220F8F">
      <w:pPr>
        <w:ind w:firstLineChars="1100" w:firstLine="1760"/>
        <w:rPr>
          <w:rFonts w:ascii="Times New Roman" w:eastAsiaTheme="minorEastAsia" w:hAnsi="Times New Roman" w:cs="Times New Roman"/>
          <w:szCs w:val="16"/>
          <w:rPrChange w:id="1510" w:author="Martin Ma" w:date="2025-10-25T16:49:00Z" w16du:dateUtc="2025-10-25T23:49:00Z">
            <w:rPr>
              <w:rFonts w:eastAsiaTheme="minorEastAsia"/>
              <w:szCs w:val="16"/>
            </w:rPr>
          </w:rPrChange>
        </w:rPr>
        <w:pPrChange w:id="1511" w:author="Martin Ma" w:date="2025-10-25T16:50:00Z" w16du:dateUtc="2025-10-25T23:50:00Z">
          <w:pPr>
            <w:pStyle w:val="af2"/>
          </w:pPr>
        </w:pPrChange>
      </w:pPr>
    </w:p>
    <w:p w14:paraId="267247F1" w14:textId="77777777" w:rsidR="00220F8F" w:rsidRPr="00220F8F" w:rsidRDefault="00220F8F" w:rsidP="00220F8F">
      <w:pPr>
        <w:ind w:leftChars="266" w:left="426"/>
        <w:rPr>
          <w:ins w:id="1512" w:author="Martin Ma" w:date="2025-10-25T16:46:00Z" w16du:dateUtc="2025-10-25T23:46:00Z"/>
          <w:rFonts w:ascii="Times New Roman" w:eastAsiaTheme="minorEastAsia" w:hAnsi="Times New Roman" w:cs="Times New Roman"/>
          <w:szCs w:val="16"/>
          <w:rPrChange w:id="1513" w:author="Martin Ma" w:date="2025-10-25T16:49:00Z" w16du:dateUtc="2025-10-25T23:49:00Z">
            <w:rPr>
              <w:ins w:id="1514" w:author="Martin Ma" w:date="2025-10-25T16:46:00Z" w16du:dateUtc="2025-10-25T23:46:00Z"/>
              <w:rFonts w:eastAsiaTheme="minorEastAsia"/>
              <w:szCs w:val="16"/>
            </w:rPr>
          </w:rPrChange>
        </w:rPr>
        <w:pPrChange w:id="1515" w:author="Martin Ma" w:date="2025-10-25T16:49:00Z" w16du:dateUtc="2025-10-25T23:49:00Z">
          <w:pPr>
            <w:pStyle w:val="af2"/>
          </w:pPr>
        </w:pPrChange>
      </w:pPr>
    </w:p>
    <w:p w14:paraId="42D05C89" w14:textId="76450855" w:rsidR="001F2CC4" w:rsidRPr="00220F8F" w:rsidRDefault="009A6624" w:rsidP="00220F8F">
      <w:pPr>
        <w:ind w:leftChars="266" w:left="426"/>
        <w:rPr>
          <w:ins w:id="1516" w:author="Martin Ma" w:date="2025-10-25T16:47:00Z" w16du:dateUtc="2025-10-25T23:47:00Z"/>
          <w:rFonts w:ascii="Times New Roman" w:eastAsiaTheme="minorEastAsia" w:hAnsi="Times New Roman" w:cs="Times New Roman"/>
          <w:szCs w:val="16"/>
          <w:rPrChange w:id="1517" w:author="Martin Ma" w:date="2025-10-25T16:49:00Z" w16du:dateUtc="2025-10-25T23:49:00Z">
            <w:rPr>
              <w:ins w:id="1518" w:author="Martin Ma" w:date="2025-10-25T16:47:00Z" w16du:dateUtc="2025-10-25T23:47:00Z"/>
              <w:rFonts w:eastAsiaTheme="minorEastAsia"/>
              <w:szCs w:val="16"/>
            </w:rPr>
          </w:rPrChange>
        </w:rPr>
        <w:pPrChange w:id="1519" w:author="Martin Ma" w:date="2025-10-25T16:49:00Z" w16du:dateUtc="2025-10-25T23:49:00Z">
          <w:pPr>
            <w:pStyle w:val="af2"/>
          </w:pPr>
        </w:pPrChange>
      </w:pPr>
      <w:ins w:id="1520" w:author="Martin Ma" w:date="2025-10-25T16:44:00Z" w16du:dateUtc="2025-10-25T23:44:00Z">
        <w:r w:rsidRPr="00665214">
          <w:rPr>
            <w:rFonts w:ascii="Times New Roman" w:eastAsiaTheme="minorEastAsia" w:hAnsi="Times New Roman" w:cs="Times New Roman"/>
            <w:b/>
            <w:bCs/>
            <w:szCs w:val="16"/>
            <w:rPrChange w:id="1521" w:author="Martin Ma" w:date="2025-10-25T16:53:00Z" w16du:dateUtc="2025-10-25T23:53:00Z">
              <w:rPr>
                <w:rFonts w:eastAsiaTheme="minorEastAsia"/>
                <w:szCs w:val="16"/>
              </w:rPr>
            </w:rPrChange>
          </w:rPr>
          <w:t xml:space="preserve">3 </w:t>
        </w:r>
      </w:ins>
      <w:ins w:id="1522" w:author="Martin Ma" w:date="2025-10-25T16:46:00Z" w16du:dateUtc="2025-10-25T23:46:00Z">
        <w:r w:rsidR="00220F8F" w:rsidRPr="00665214">
          <w:rPr>
            <w:rFonts w:ascii="Times New Roman" w:eastAsiaTheme="minorEastAsia" w:hAnsi="Times New Roman" w:cs="Times New Roman"/>
            <w:b/>
            <w:bCs/>
            <w:szCs w:val="16"/>
            <w:rPrChange w:id="1523" w:author="Martin Ma" w:date="2025-10-25T16:53:00Z" w16du:dateUtc="2025-10-25T23:53:00Z">
              <w:rPr>
                <w:rFonts w:eastAsiaTheme="minorEastAsia"/>
                <w:szCs w:val="16"/>
              </w:rPr>
            </w:rPrChange>
          </w:rPr>
          <w:t>Communication</w:t>
        </w:r>
      </w:ins>
      <w:ins w:id="1524" w:author="Martin Ma" w:date="2025-10-25T16:45:00Z" w16du:dateUtc="2025-10-25T23:45:00Z">
        <w:r w:rsidR="00220F8F" w:rsidRPr="00220F8F">
          <w:rPr>
            <w:rFonts w:ascii="Times New Roman" w:eastAsiaTheme="minorEastAsia" w:hAnsi="Times New Roman" w:cs="Times New Roman"/>
            <w:szCs w:val="16"/>
            <w:rPrChange w:id="1525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: STC89C52 Series</w:t>
        </w:r>
      </w:ins>
      <w:ins w:id="1526" w:author="Martin Ma" w:date="2025-10-25T16:46:00Z" w16du:dateUtc="2025-10-25T23:46:00Z">
        <w:r w:rsidR="00220F8F" w:rsidRPr="00220F8F">
          <w:rPr>
            <w:rFonts w:ascii="Times New Roman" w:eastAsiaTheme="minorEastAsia" w:hAnsi="Times New Roman" w:cs="Times New Roman"/>
            <w:szCs w:val="16"/>
            <w:rPrChange w:id="152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里只用</w:t>
        </w:r>
        <w:r w:rsidR="00220F8F" w:rsidRPr="00220F8F">
          <w:rPr>
            <w:rFonts w:ascii="Times New Roman" w:eastAsiaTheme="minorEastAsia" w:hAnsi="Times New Roman" w:cs="Times New Roman"/>
            <w:szCs w:val="16"/>
            <w:rPrChange w:id="152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 xml:space="preserve">UART </w:t>
        </w:r>
      </w:ins>
    </w:p>
    <w:p w14:paraId="07F1219D" w14:textId="77777777" w:rsidR="00220F8F" w:rsidRPr="00220F8F" w:rsidRDefault="00220F8F" w:rsidP="00220F8F">
      <w:pPr>
        <w:ind w:leftChars="266" w:left="426"/>
        <w:rPr>
          <w:ins w:id="1529" w:author="Martin Ma" w:date="2025-10-25T16:47:00Z" w16du:dateUtc="2025-10-25T23:47:00Z"/>
          <w:rFonts w:ascii="Times New Roman" w:eastAsiaTheme="minorEastAsia" w:hAnsi="Times New Roman" w:cs="Times New Roman"/>
          <w:szCs w:val="16"/>
          <w:rPrChange w:id="1530" w:author="Martin Ma" w:date="2025-10-25T16:49:00Z" w16du:dateUtc="2025-10-25T23:49:00Z">
            <w:rPr>
              <w:ins w:id="1531" w:author="Martin Ma" w:date="2025-10-25T16:47:00Z" w16du:dateUtc="2025-10-25T23:47:00Z"/>
              <w:rFonts w:eastAsiaTheme="minorEastAsia"/>
              <w:szCs w:val="16"/>
            </w:rPr>
          </w:rPrChange>
        </w:rPr>
        <w:pPrChange w:id="1532" w:author="Martin Ma" w:date="2025-10-25T16:49:00Z" w16du:dateUtc="2025-10-25T23:49:00Z">
          <w:pPr>
            <w:pStyle w:val="af2"/>
          </w:pPr>
        </w:pPrChange>
      </w:pPr>
    </w:p>
    <w:p w14:paraId="6611FA1C" w14:textId="29E1FFEC" w:rsidR="00220F8F" w:rsidRPr="00220F8F" w:rsidRDefault="00220F8F" w:rsidP="00220F8F">
      <w:pPr>
        <w:ind w:leftChars="266" w:left="426"/>
        <w:rPr>
          <w:ins w:id="1533" w:author="Martin Ma" w:date="2025-10-25T16:48:00Z" w16du:dateUtc="2025-10-25T23:48:00Z"/>
          <w:rFonts w:ascii="Times New Roman" w:eastAsiaTheme="minorEastAsia" w:hAnsi="Times New Roman" w:cs="Times New Roman"/>
          <w:szCs w:val="16"/>
          <w:rPrChange w:id="1534" w:author="Martin Ma" w:date="2025-10-25T16:49:00Z" w16du:dateUtc="2025-10-25T23:49:00Z">
            <w:rPr>
              <w:ins w:id="1535" w:author="Martin Ma" w:date="2025-10-25T16:48:00Z" w16du:dateUtc="2025-10-25T23:48:00Z"/>
              <w:rFonts w:eastAsiaTheme="minorEastAsia"/>
              <w:szCs w:val="16"/>
            </w:rPr>
          </w:rPrChange>
        </w:rPr>
        <w:pPrChange w:id="1536" w:author="Martin Ma" w:date="2025-10-25T16:49:00Z" w16du:dateUtc="2025-10-25T23:49:00Z">
          <w:pPr>
            <w:pStyle w:val="af2"/>
          </w:pPr>
        </w:pPrChange>
      </w:pPr>
      <w:ins w:id="1537" w:author="Martin Ma" w:date="2025-10-25T16:47:00Z" w16du:dateUtc="2025-10-25T23:47:00Z">
        <w:r w:rsidRPr="00665214">
          <w:rPr>
            <w:rFonts w:ascii="Times New Roman" w:eastAsiaTheme="minorEastAsia" w:hAnsi="Times New Roman" w:cs="Times New Roman"/>
            <w:b/>
            <w:bCs/>
            <w:szCs w:val="16"/>
            <w:rPrChange w:id="1538" w:author="Martin Ma" w:date="2025-10-25T16:53:00Z" w16du:dateUtc="2025-10-25T23:53:00Z">
              <w:rPr>
                <w:rFonts w:eastAsiaTheme="minorEastAsia"/>
                <w:szCs w:val="16"/>
              </w:rPr>
            </w:rPrChange>
          </w:rPr>
          <w:t>4 Watching Dog</w:t>
        </w:r>
        <w:r w:rsidRPr="00220F8F">
          <w:rPr>
            <w:rFonts w:ascii="Times New Roman" w:eastAsiaTheme="minorEastAsia" w:hAnsi="Times New Roman" w:cs="Times New Roman"/>
            <w:szCs w:val="16"/>
            <w:rPrChange w:id="153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 xml:space="preserve">: </w:t>
        </w:r>
        <w:r w:rsidRPr="00220F8F">
          <w:rPr>
            <w:rFonts w:ascii="Times New Roman" w:eastAsiaTheme="minorEastAsia" w:hAnsi="Times New Roman" w:cs="Times New Roman"/>
            <w:szCs w:val="16"/>
            <w:rPrChange w:id="1540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通过设置时间来喂狗</w:t>
        </w:r>
        <w:r w:rsidRPr="00220F8F">
          <w:rPr>
            <w:rFonts w:ascii="Times New Roman" w:eastAsiaTheme="minorEastAsia" w:hAnsi="Times New Roman" w:cs="Times New Roman"/>
            <w:szCs w:val="16"/>
            <w:rPrChange w:id="154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 xml:space="preserve">, </w:t>
        </w:r>
        <w:r w:rsidRPr="00220F8F">
          <w:rPr>
            <w:rFonts w:ascii="Times New Roman" w:eastAsiaTheme="minorEastAsia" w:hAnsi="Times New Roman" w:cs="Times New Roman"/>
            <w:szCs w:val="16"/>
            <w:rPrChange w:id="154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避免系统出现不正常工作</w:t>
        </w:r>
        <w:r w:rsidRPr="00220F8F">
          <w:rPr>
            <w:rFonts w:ascii="Times New Roman" w:eastAsiaTheme="minorEastAsia" w:hAnsi="Times New Roman" w:cs="Times New Roman"/>
            <w:szCs w:val="16"/>
            <w:rPrChange w:id="154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 xml:space="preserve">, </w:t>
        </w:r>
        <w:r w:rsidRPr="00220F8F">
          <w:rPr>
            <w:rFonts w:ascii="Times New Roman" w:eastAsiaTheme="minorEastAsia" w:hAnsi="Times New Roman" w:cs="Times New Roman"/>
            <w:szCs w:val="16"/>
            <w:rPrChange w:id="1544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没有及时喂狗的话</w:t>
        </w:r>
      </w:ins>
      <w:ins w:id="1545" w:author="Martin Ma" w:date="2025-10-25T16:48:00Z" w16du:dateUtc="2025-10-25T23:48:00Z">
        <w:r w:rsidRPr="00220F8F">
          <w:rPr>
            <w:rFonts w:ascii="Times New Roman" w:eastAsiaTheme="minorEastAsia" w:hAnsi="Times New Roman" w:cs="Times New Roman"/>
            <w:szCs w:val="16"/>
            <w:rPrChange w:id="154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 xml:space="preserve">MCU </w:t>
        </w:r>
        <w:r w:rsidRPr="00220F8F">
          <w:rPr>
            <w:rFonts w:ascii="Times New Roman" w:eastAsiaTheme="minorEastAsia" w:hAnsi="Times New Roman" w:cs="Times New Roman"/>
            <w:szCs w:val="16"/>
            <w:rPrChange w:id="154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就会</w:t>
        </w:r>
        <w:r w:rsidRPr="00220F8F">
          <w:rPr>
            <w:rFonts w:ascii="Times New Roman" w:eastAsiaTheme="minorEastAsia" w:hAnsi="Times New Roman" w:cs="Times New Roman"/>
            <w:szCs w:val="16"/>
            <w:rPrChange w:id="154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ReStart</w:t>
        </w:r>
      </w:ins>
    </w:p>
    <w:p w14:paraId="6CAAD295" w14:textId="77777777" w:rsidR="00220F8F" w:rsidRPr="00220F8F" w:rsidRDefault="00220F8F" w:rsidP="00220F8F">
      <w:pPr>
        <w:ind w:leftChars="266" w:left="426"/>
        <w:rPr>
          <w:ins w:id="1549" w:author="Martin Ma" w:date="2025-10-25T16:48:00Z" w16du:dateUtc="2025-10-25T23:48:00Z"/>
          <w:rFonts w:ascii="Times New Roman" w:eastAsiaTheme="minorEastAsia" w:hAnsi="Times New Roman" w:cs="Times New Roman"/>
          <w:szCs w:val="16"/>
          <w:rPrChange w:id="1550" w:author="Martin Ma" w:date="2025-10-25T16:49:00Z" w16du:dateUtc="2025-10-25T23:49:00Z">
            <w:rPr>
              <w:ins w:id="1551" w:author="Martin Ma" w:date="2025-10-25T16:48:00Z" w16du:dateUtc="2025-10-25T23:48:00Z"/>
              <w:rFonts w:eastAsiaTheme="minorEastAsia"/>
              <w:szCs w:val="16"/>
            </w:rPr>
          </w:rPrChange>
        </w:rPr>
        <w:pPrChange w:id="1552" w:author="Martin Ma" w:date="2025-10-25T16:49:00Z" w16du:dateUtc="2025-10-25T23:49:00Z">
          <w:pPr>
            <w:pStyle w:val="af2"/>
          </w:pPr>
        </w:pPrChange>
      </w:pPr>
    </w:p>
    <w:p w14:paraId="6C5E4C05" w14:textId="76A6EDCF" w:rsidR="00220F8F" w:rsidRPr="00220F8F" w:rsidRDefault="00220F8F" w:rsidP="00220F8F">
      <w:pPr>
        <w:ind w:leftChars="266" w:left="426"/>
        <w:rPr>
          <w:ins w:id="1553" w:author="Martin Ma" w:date="2025-10-25T16:49:00Z" w16du:dateUtc="2025-10-25T23:49:00Z"/>
          <w:rFonts w:ascii="Times New Roman" w:eastAsiaTheme="minorEastAsia" w:hAnsi="Times New Roman" w:cs="Times New Roman"/>
          <w:szCs w:val="16"/>
          <w:rPrChange w:id="1554" w:author="Martin Ma" w:date="2025-10-25T16:49:00Z" w16du:dateUtc="2025-10-25T23:49:00Z">
            <w:rPr>
              <w:ins w:id="1555" w:author="Martin Ma" w:date="2025-10-25T16:49:00Z" w16du:dateUtc="2025-10-25T23:49:00Z"/>
              <w:rFonts w:eastAsiaTheme="minorEastAsia"/>
              <w:szCs w:val="16"/>
            </w:rPr>
          </w:rPrChange>
        </w:rPr>
        <w:pPrChange w:id="1556" w:author="Martin Ma" w:date="2025-10-25T16:49:00Z" w16du:dateUtc="2025-10-25T23:49:00Z">
          <w:pPr>
            <w:pStyle w:val="af2"/>
          </w:pPr>
        </w:pPrChange>
      </w:pPr>
      <w:ins w:id="1557" w:author="Martin Ma" w:date="2025-10-25T16:48:00Z" w16du:dateUtc="2025-10-25T23:48:00Z">
        <w:r w:rsidRPr="00665214">
          <w:rPr>
            <w:rFonts w:ascii="Times New Roman" w:eastAsiaTheme="minorEastAsia" w:hAnsi="Times New Roman" w:cs="Times New Roman"/>
            <w:b/>
            <w:bCs/>
            <w:szCs w:val="16"/>
            <w:rPrChange w:id="1558" w:author="Martin Ma" w:date="2025-10-25T16:53:00Z" w16du:dateUtc="2025-10-25T23:53:00Z">
              <w:rPr>
                <w:rFonts w:eastAsiaTheme="minorEastAsia"/>
                <w:szCs w:val="16"/>
              </w:rPr>
            </w:rPrChange>
          </w:rPr>
          <w:t xml:space="preserve">5 </w:t>
        </w:r>
      </w:ins>
      <w:ins w:id="1559" w:author="Martin Ma" w:date="2025-10-25T16:51:00Z" w16du:dateUtc="2025-10-25T23:51:00Z">
        <w:r w:rsidR="006D10C1" w:rsidRPr="00665214">
          <w:rPr>
            <w:rFonts w:ascii="Times New Roman" w:eastAsiaTheme="minorEastAsia" w:hAnsi="Times New Roman" w:cs="Times New Roman" w:hint="eastAsia"/>
            <w:b/>
            <w:bCs/>
            <w:szCs w:val="16"/>
            <w:rPrChange w:id="1560" w:author="Martin Ma" w:date="2025-10-25T16:53:00Z" w16du:dateUtc="2025-10-25T23:53:00Z">
              <w:rPr>
                <w:rFonts w:ascii="Times New Roman" w:eastAsiaTheme="minorEastAsia" w:hAnsi="Times New Roman" w:cs="Times New Roman" w:hint="eastAsia"/>
                <w:szCs w:val="16"/>
              </w:rPr>
            </w:rPrChange>
          </w:rPr>
          <w:t>Power</w:t>
        </w:r>
      </w:ins>
      <w:ins w:id="1561" w:author="Martin Ma" w:date="2025-10-25T16:52:00Z" w16du:dateUtc="2025-10-25T23:52:00Z">
        <w:r w:rsidR="006D10C1" w:rsidRPr="00665214">
          <w:rPr>
            <w:rFonts w:ascii="Times New Roman" w:eastAsiaTheme="minorEastAsia" w:hAnsi="Times New Roman" w:cs="Times New Roman" w:hint="eastAsia"/>
            <w:b/>
            <w:bCs/>
            <w:szCs w:val="16"/>
            <w:rPrChange w:id="1562" w:author="Martin Ma" w:date="2025-10-25T16:53:00Z" w16du:dateUtc="2025-10-25T23:53:00Z">
              <w:rPr>
                <w:rFonts w:ascii="Times New Roman" w:eastAsiaTheme="minorEastAsia" w:hAnsi="Times New Roman" w:cs="Times New Roman" w:hint="eastAsia"/>
                <w:szCs w:val="16"/>
              </w:rPr>
            </w:rPrChange>
          </w:rPr>
          <w:t xml:space="preserve"> </w:t>
        </w:r>
        <w:r w:rsidR="00A741F0" w:rsidRPr="00665214">
          <w:rPr>
            <w:rFonts w:ascii="Times New Roman" w:eastAsiaTheme="minorEastAsia" w:hAnsi="Times New Roman" w:cs="Times New Roman" w:hint="eastAsia"/>
            <w:b/>
            <w:bCs/>
            <w:szCs w:val="16"/>
            <w:rPrChange w:id="1563" w:author="Martin Ma" w:date="2025-10-25T16:53:00Z" w16du:dateUtc="2025-10-25T23:53:00Z">
              <w:rPr>
                <w:rFonts w:ascii="Times New Roman" w:eastAsiaTheme="minorEastAsia" w:hAnsi="Times New Roman" w:cs="Times New Roman" w:hint="eastAsia"/>
                <w:szCs w:val="16"/>
              </w:rPr>
            </w:rPrChange>
          </w:rPr>
          <w:t>Model</w:t>
        </w:r>
      </w:ins>
      <w:ins w:id="1564" w:author="Martin Ma" w:date="2025-10-25T16:48:00Z" w16du:dateUtc="2025-10-25T23:48:00Z">
        <w:r w:rsidRPr="00665214">
          <w:rPr>
            <w:rFonts w:ascii="Times New Roman" w:eastAsiaTheme="minorEastAsia" w:hAnsi="Times New Roman" w:cs="Times New Roman"/>
            <w:b/>
            <w:bCs/>
            <w:szCs w:val="16"/>
            <w:rPrChange w:id="1565" w:author="Martin Ma" w:date="2025-10-25T16:53:00Z" w16du:dateUtc="2025-10-25T23:53:00Z">
              <w:rPr>
                <w:rFonts w:eastAsiaTheme="minorEastAsia"/>
                <w:szCs w:val="16"/>
              </w:rPr>
            </w:rPrChange>
          </w:rPr>
          <w:t>:</w:t>
        </w:r>
        <w:r w:rsidRPr="00220F8F">
          <w:rPr>
            <w:rFonts w:ascii="Times New Roman" w:eastAsiaTheme="minorEastAsia" w:hAnsi="Times New Roman" w:cs="Times New Roman"/>
            <w:szCs w:val="16"/>
            <w:rPrChange w:id="156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 xml:space="preserve"> </w:t>
        </w:r>
        <w:r w:rsidRPr="00220F8F">
          <w:rPr>
            <w:rFonts w:ascii="Times New Roman" w:eastAsiaTheme="minorEastAsia" w:hAnsi="Times New Roman" w:cs="Times New Roman"/>
            <w:szCs w:val="16"/>
            <w:rPrChange w:id="156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在</w:t>
        </w:r>
        <w:r w:rsidRPr="00220F8F">
          <w:rPr>
            <w:rFonts w:ascii="Times New Roman" w:eastAsiaTheme="minorEastAsia" w:hAnsi="Times New Roman" w:cs="Times New Roman"/>
            <w:szCs w:val="16"/>
            <w:rPrChange w:id="156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ST89C52R</w:t>
        </w:r>
        <w:r w:rsidRPr="00220F8F">
          <w:rPr>
            <w:rFonts w:ascii="Times New Roman" w:eastAsiaTheme="minorEastAsia" w:hAnsi="Times New Roman" w:cs="Times New Roman"/>
            <w:szCs w:val="16"/>
            <w:rPrChange w:id="1569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里</w:t>
        </w:r>
      </w:ins>
      <w:ins w:id="1570" w:author="Martin Ma" w:date="2025-10-25T16:52:00Z" w16du:dateUtc="2025-10-25T23:52:00Z">
        <w:r w:rsidR="00774A50">
          <w:rPr>
            <w:rFonts w:ascii="Times New Roman" w:eastAsiaTheme="minorEastAsia" w:hAnsi="Times New Roman" w:cs="Times New Roman" w:hint="eastAsia"/>
            <w:szCs w:val="16"/>
          </w:rPr>
          <w:t>电源的工作模式</w:t>
        </w:r>
      </w:ins>
      <w:ins w:id="1571" w:author="Martin Ma" w:date="2025-10-25T16:48:00Z" w16du:dateUtc="2025-10-25T23:48:00Z">
        <w:r w:rsidRPr="00220F8F">
          <w:rPr>
            <w:rFonts w:ascii="Times New Roman" w:eastAsiaTheme="minorEastAsia" w:hAnsi="Times New Roman" w:cs="Times New Roman"/>
            <w:szCs w:val="16"/>
            <w:rPrChange w:id="1572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通过</w:t>
        </w:r>
        <w:r w:rsidRPr="00220F8F">
          <w:rPr>
            <w:rFonts w:ascii="Times New Roman" w:eastAsiaTheme="minorEastAsia" w:hAnsi="Times New Roman" w:cs="Times New Roman"/>
            <w:szCs w:val="16"/>
            <w:rPrChange w:id="1573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PCON</w:t>
        </w:r>
      </w:ins>
      <w:ins w:id="1574" w:author="Martin Ma" w:date="2025-10-25T16:52:00Z" w16du:dateUtc="2025-10-25T23:52:00Z">
        <w:r w:rsidR="00D84F48">
          <w:rPr>
            <w:rFonts w:ascii="Times New Roman" w:eastAsiaTheme="minorEastAsia" w:hAnsi="Times New Roman" w:cs="Times New Roman" w:hint="eastAsia"/>
            <w:szCs w:val="16"/>
          </w:rPr>
          <w:t xml:space="preserve"> </w:t>
        </w:r>
      </w:ins>
      <w:ins w:id="1575" w:author="Martin Ma" w:date="2025-10-25T16:48:00Z" w16du:dateUtc="2025-10-25T23:48:00Z">
        <w:r w:rsidRPr="00220F8F">
          <w:rPr>
            <w:rFonts w:ascii="Times New Roman" w:eastAsiaTheme="minorEastAsia" w:hAnsi="Times New Roman" w:cs="Times New Roman"/>
            <w:szCs w:val="16"/>
            <w:rPrChange w:id="1576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(</w:t>
        </w:r>
        <w:r w:rsidRPr="00220F8F">
          <w:rPr>
            <w:rFonts w:ascii="Times New Roman" w:eastAsiaTheme="minorEastAsia" w:hAnsi="Times New Roman" w:cs="Times New Roman"/>
            <w:szCs w:val="16"/>
            <w:rPrChange w:id="1577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寄存器</w:t>
        </w:r>
        <w:r w:rsidRPr="00220F8F">
          <w:rPr>
            <w:rFonts w:ascii="Times New Roman" w:eastAsiaTheme="minorEastAsia" w:hAnsi="Times New Roman" w:cs="Times New Roman"/>
            <w:szCs w:val="16"/>
            <w:rPrChange w:id="1578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)</w:t>
        </w:r>
      </w:ins>
      <w:ins w:id="1579" w:author="Martin Ma" w:date="2025-10-25T16:52:00Z" w16du:dateUtc="2025-10-25T23:52:00Z">
        <w:r w:rsidR="00D84F48">
          <w:rPr>
            <w:rFonts w:ascii="Times New Roman" w:eastAsiaTheme="minorEastAsia" w:hAnsi="Times New Roman" w:cs="Times New Roman" w:hint="eastAsia"/>
            <w:szCs w:val="16"/>
          </w:rPr>
          <w:t xml:space="preserve"> </w:t>
        </w:r>
      </w:ins>
      <w:ins w:id="1580" w:author="Martin Ma" w:date="2025-10-25T16:48:00Z" w16du:dateUtc="2025-10-25T23:48:00Z">
        <w:r w:rsidRPr="00220F8F">
          <w:rPr>
            <w:rFonts w:ascii="Times New Roman" w:eastAsiaTheme="minorEastAsia" w:hAnsi="Times New Roman" w:cs="Times New Roman"/>
            <w:szCs w:val="16"/>
            <w:rPrChange w:id="1581" w:author="Martin Ma" w:date="2025-10-25T16:49:00Z" w16du:dateUtc="2025-10-25T23:49:00Z">
              <w:rPr>
                <w:rFonts w:eastAsiaTheme="minorEastAsia"/>
                <w:szCs w:val="16"/>
              </w:rPr>
            </w:rPrChange>
          </w:rPr>
          <w:t>来设置</w:t>
        </w:r>
      </w:ins>
    </w:p>
    <w:p w14:paraId="1B2DDDB7" w14:textId="77777777" w:rsidR="00220F8F" w:rsidRDefault="00220F8F" w:rsidP="001F2CC4">
      <w:pPr>
        <w:pStyle w:val="af2"/>
        <w:rPr>
          <w:rFonts w:eastAsiaTheme="minorEastAsia" w:hint="eastAsia"/>
        </w:rPr>
      </w:pPr>
    </w:p>
    <w:p w14:paraId="59E0B7D0" w14:textId="31C78FC7" w:rsidR="001F2CC4" w:rsidRPr="00665214" w:rsidRDefault="00665214" w:rsidP="00665214">
      <w:pPr>
        <w:ind w:firstLine="420"/>
        <w:rPr>
          <w:rFonts w:ascii="Times New Roman" w:eastAsiaTheme="minorEastAsia" w:hAnsi="Times New Roman" w:cs="Times New Roman"/>
          <w:rPrChange w:id="1582" w:author="Martin Ma" w:date="2025-10-25T16:55:00Z" w16du:dateUtc="2025-10-25T23:55:00Z">
            <w:rPr>
              <w:rFonts w:eastAsiaTheme="minorEastAsia" w:hint="eastAsia"/>
            </w:rPr>
          </w:rPrChange>
        </w:rPr>
        <w:pPrChange w:id="1583" w:author="Martin Ma" w:date="2025-10-25T16:55:00Z" w16du:dateUtc="2025-10-25T23:55:00Z">
          <w:pPr>
            <w:pStyle w:val="af2"/>
          </w:pPr>
        </w:pPrChange>
      </w:pPr>
      <w:ins w:id="1584" w:author="Martin Ma" w:date="2025-10-25T16:55:00Z" w16du:dateUtc="2025-10-25T23:55:00Z">
        <w:r>
          <w:rPr>
            <w:rFonts w:ascii="Times New Roman" w:eastAsiaTheme="minorEastAsia" w:hAnsi="Times New Roman" w:cs="Times New Roman" w:hint="eastAsia"/>
          </w:rPr>
          <w:t>(</w:t>
        </w:r>
      </w:ins>
      <w:ins w:id="1585" w:author="Martin Ma" w:date="2025-10-25T16:54:00Z" w16du:dateUtc="2025-10-25T23:54:00Z">
        <w:r w:rsidRPr="00665214">
          <w:rPr>
            <w:rFonts w:ascii="Times New Roman" w:eastAsiaTheme="minorEastAsia" w:hAnsi="Times New Roman" w:cs="Times New Roman"/>
            <w:rPrChange w:id="1586" w:author="Martin Ma" w:date="2025-10-25T16:55:00Z" w16du:dateUtc="2025-10-25T23:55:00Z">
              <w:rPr>
                <w:rFonts w:eastAsiaTheme="minorEastAsia" w:hint="eastAsia"/>
              </w:rPr>
            </w:rPrChange>
          </w:rPr>
          <w:t xml:space="preserve">Note that: </w:t>
        </w:r>
        <w:r w:rsidRPr="00665214">
          <w:rPr>
            <w:rFonts w:ascii="Times New Roman" w:eastAsiaTheme="minorEastAsia" w:hAnsi="Times New Roman" w:cs="Times New Roman"/>
            <w:rPrChange w:id="1587" w:author="Martin Ma" w:date="2025-10-25T16:55:00Z" w16du:dateUtc="2025-10-25T23:55:00Z">
              <w:rPr>
                <w:rFonts w:eastAsiaTheme="minorEastAsia" w:hint="eastAsia"/>
              </w:rPr>
            </w:rPrChange>
          </w:rPr>
          <w:t>高级的</w:t>
        </w:r>
        <w:r w:rsidRPr="00665214">
          <w:rPr>
            <w:rFonts w:ascii="Times New Roman" w:eastAsiaTheme="minorEastAsia" w:hAnsi="Times New Roman" w:cs="Times New Roman"/>
            <w:rPrChange w:id="1588" w:author="Martin Ma" w:date="2025-10-25T16:55:00Z" w16du:dateUtc="2025-10-25T23:55:00Z">
              <w:rPr>
                <w:rFonts w:eastAsiaTheme="minorEastAsia" w:hint="eastAsia"/>
              </w:rPr>
            </w:rPrChange>
          </w:rPr>
          <w:t>MCU</w:t>
        </w:r>
        <w:r w:rsidRPr="00665214">
          <w:rPr>
            <w:rFonts w:ascii="Times New Roman" w:eastAsiaTheme="minorEastAsia" w:hAnsi="Times New Roman" w:cs="Times New Roman"/>
            <w:rPrChange w:id="1589" w:author="Martin Ma" w:date="2025-10-25T16:55:00Z" w16du:dateUtc="2025-10-25T23:55:00Z">
              <w:rPr>
                <w:rFonts w:eastAsiaTheme="minorEastAsia" w:hint="eastAsia"/>
              </w:rPr>
            </w:rPrChange>
          </w:rPr>
          <w:t>会有更多的寄存器来实现不同的功能</w:t>
        </w:r>
      </w:ins>
      <w:ins w:id="1590" w:author="Martin Ma" w:date="2025-10-25T16:55:00Z" w16du:dateUtc="2025-10-25T23:55:00Z">
        <w:r>
          <w:rPr>
            <w:rFonts w:ascii="Times New Roman" w:eastAsiaTheme="minorEastAsia" w:hAnsi="Times New Roman" w:cs="Times New Roman" w:hint="eastAsia"/>
          </w:rPr>
          <w:t>)</w:t>
        </w:r>
      </w:ins>
    </w:p>
    <w:p w14:paraId="08CC6E4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64554D" w14:textId="67883069" w:rsidR="001F2CC4" w:rsidRPr="00DD5B83" w:rsidRDefault="00DD5B83" w:rsidP="001F2CC4">
      <w:pPr>
        <w:pStyle w:val="af2"/>
        <w:rPr>
          <w:rFonts w:ascii="Times New Roman" w:eastAsiaTheme="minorEastAsia" w:hAnsi="Times New Roman" w:cs="Times New Roman" w:hint="eastAsia"/>
          <w:b/>
          <w:bCs/>
          <w:rPrChange w:id="1591" w:author="Martin Ma" w:date="2025-10-25T16:56:00Z" w16du:dateUtc="2025-10-25T23:56:00Z">
            <w:rPr>
              <w:rFonts w:eastAsiaTheme="minorEastAsia" w:hint="eastAsia"/>
            </w:rPr>
          </w:rPrChange>
        </w:rPr>
      </w:pPr>
      <w:ins w:id="1592" w:author="Martin Ma" w:date="2025-10-25T16:55:00Z" w16du:dateUtc="2025-10-25T23:55:00Z">
        <w:r>
          <w:rPr>
            <w:rFonts w:eastAsiaTheme="minorEastAsia"/>
          </w:rPr>
          <w:tab/>
        </w:r>
        <w:r w:rsidRPr="00DD5B83">
          <w:rPr>
            <w:rFonts w:ascii="Times New Roman" w:eastAsiaTheme="minorEastAsia" w:hAnsi="Times New Roman" w:cs="Times New Roman"/>
            <w:b/>
            <w:bCs/>
            <w:color w:val="EE0000"/>
            <w:rPrChange w:id="1593" w:author="Martin Ma" w:date="2025-10-25T16:56:00Z" w16du:dateUtc="2025-10-25T23:56:00Z">
              <w:rPr>
                <w:rFonts w:eastAsiaTheme="minorEastAsia" w:hint="eastAsia"/>
              </w:rPr>
            </w:rPrChange>
          </w:rPr>
          <w:t xml:space="preserve">Tip: </w:t>
        </w:r>
      </w:ins>
      <w:ins w:id="1594" w:author="Martin Ma" w:date="2025-10-25T16:56:00Z" w16du:dateUtc="2025-10-25T23:56:00Z">
        <w:r w:rsidRPr="00DD5B83">
          <w:rPr>
            <w:rFonts w:ascii="Times New Roman" w:eastAsiaTheme="minorEastAsia" w:hAnsi="Times New Roman" w:cs="Times New Roman"/>
            <w:b/>
            <w:bCs/>
            <w:color w:val="EE0000"/>
            <w:rPrChange w:id="1595" w:author="Martin Ma" w:date="2025-10-25T16:56:00Z" w16du:dateUtc="2025-10-25T23:56:00Z">
              <w:rPr>
                <w:rFonts w:eastAsiaTheme="minorEastAsia" w:hint="eastAsia"/>
              </w:rPr>
            </w:rPrChange>
          </w:rPr>
          <w:t>可以通过状态机来分配各个中断工作的情况</w:t>
        </w:r>
      </w:ins>
      <w:ins w:id="1596" w:author="Martin Ma" w:date="2025-10-25T16:57:00Z" w16du:dateUtc="2025-10-25T23:57:00Z">
        <w:r>
          <w:rPr>
            <w:rFonts w:ascii="Times New Roman" w:eastAsiaTheme="minorEastAsia" w:hAnsi="Times New Roman" w:cs="Times New Roman" w:hint="eastAsia"/>
            <w:b/>
            <w:bCs/>
            <w:color w:val="EE0000"/>
          </w:rPr>
          <w:t xml:space="preserve"> (</w:t>
        </w:r>
        <w:r>
          <w:rPr>
            <w:rFonts w:ascii="Times New Roman" w:eastAsiaTheme="minorEastAsia" w:hAnsi="Times New Roman" w:cs="Times New Roman" w:hint="eastAsia"/>
            <w:b/>
            <w:bCs/>
            <w:color w:val="EE0000"/>
          </w:rPr>
          <w:t>在不使用操作系统的情况下</w:t>
        </w:r>
        <w:r>
          <w:rPr>
            <w:rFonts w:ascii="Times New Roman" w:eastAsiaTheme="minorEastAsia" w:hAnsi="Times New Roman" w:cs="Times New Roman" w:hint="eastAsia"/>
            <w:b/>
            <w:bCs/>
            <w:color w:val="EE0000"/>
          </w:rPr>
          <w:t>)</w:t>
        </w:r>
      </w:ins>
    </w:p>
    <w:p w14:paraId="3FB52E9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782F5A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CCC15C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AA8ACE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02A1E5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9685A6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D373E8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606E29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2A067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690555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945B62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1636A5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E50CF0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0BB013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03ED20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19CF30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010D00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29C978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988EB4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FDFBE4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955E61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83C66A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3241D24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1DAEF59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185045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3C547D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4EF714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BB5092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C87E9B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EBB637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6227F8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23ECFE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64A4BA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E95A38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AFE700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06D9A2B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FDB44E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360D1D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518D3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B91966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2F4C914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DC48AE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D8E54A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59701D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4223F3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152A4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E0B5BD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C1B636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08246EE" w14:textId="77777777" w:rsidR="001F2CC4" w:rsidDel="00665214" w:rsidRDefault="001F2CC4" w:rsidP="001F2CC4">
      <w:pPr>
        <w:pStyle w:val="af2"/>
        <w:rPr>
          <w:del w:id="1597" w:author="Martin Ma" w:date="2025-10-25T16:52:00Z" w16du:dateUtc="2025-10-25T23:52:00Z"/>
          <w:rFonts w:eastAsiaTheme="minorEastAsia" w:hint="eastAsia"/>
        </w:rPr>
      </w:pPr>
    </w:p>
    <w:p w14:paraId="5E1BFC13" w14:textId="1FD5E366" w:rsidR="001F2CC4" w:rsidDel="00665214" w:rsidRDefault="001F2CC4" w:rsidP="001F2CC4">
      <w:pPr>
        <w:pStyle w:val="af2"/>
        <w:rPr>
          <w:del w:id="1598" w:author="Martin Ma" w:date="2025-10-25T16:52:00Z" w16du:dateUtc="2025-10-25T23:52:00Z"/>
          <w:rFonts w:eastAsiaTheme="minorEastAsia" w:hint="eastAsia"/>
        </w:rPr>
      </w:pPr>
    </w:p>
    <w:p w14:paraId="55875992" w14:textId="6B8170AE" w:rsidR="001F2CC4" w:rsidDel="00665214" w:rsidRDefault="001F2CC4" w:rsidP="001F2CC4">
      <w:pPr>
        <w:pStyle w:val="af2"/>
        <w:rPr>
          <w:del w:id="1599" w:author="Martin Ma" w:date="2025-10-25T16:52:00Z" w16du:dateUtc="2025-10-25T23:52:00Z"/>
          <w:rFonts w:eastAsiaTheme="minorEastAsia" w:hint="eastAsia"/>
        </w:rPr>
      </w:pPr>
    </w:p>
    <w:p w14:paraId="1D055283" w14:textId="5FCCBEFE" w:rsidR="001F2CC4" w:rsidDel="00665214" w:rsidRDefault="001F2CC4" w:rsidP="001F2CC4">
      <w:pPr>
        <w:pStyle w:val="af2"/>
        <w:rPr>
          <w:del w:id="1600" w:author="Martin Ma" w:date="2025-10-25T16:52:00Z" w16du:dateUtc="2025-10-25T23:52:00Z"/>
          <w:rFonts w:eastAsiaTheme="minorEastAsia" w:hint="eastAsia"/>
        </w:rPr>
      </w:pPr>
    </w:p>
    <w:p w14:paraId="2831D4B1" w14:textId="4CC7F2CF" w:rsidR="001F2CC4" w:rsidDel="00665214" w:rsidRDefault="001F2CC4" w:rsidP="001F2CC4">
      <w:pPr>
        <w:pStyle w:val="af2"/>
        <w:rPr>
          <w:del w:id="1601" w:author="Martin Ma" w:date="2025-10-25T16:52:00Z" w16du:dateUtc="2025-10-25T23:52:00Z"/>
          <w:rFonts w:eastAsiaTheme="minorEastAsia" w:hint="eastAsia"/>
        </w:rPr>
      </w:pPr>
    </w:p>
    <w:p w14:paraId="54A291FE" w14:textId="2DBAD58D" w:rsidR="001F2CC4" w:rsidDel="00665214" w:rsidRDefault="001F2CC4" w:rsidP="001F2CC4">
      <w:pPr>
        <w:pStyle w:val="af2"/>
        <w:rPr>
          <w:del w:id="1602" w:author="Martin Ma" w:date="2025-10-25T16:52:00Z" w16du:dateUtc="2025-10-25T23:52:00Z"/>
          <w:rFonts w:eastAsiaTheme="minorEastAsia" w:hint="eastAsia"/>
        </w:rPr>
      </w:pPr>
    </w:p>
    <w:p w14:paraId="3302C4F3" w14:textId="739F60B4" w:rsidR="001F2CC4" w:rsidDel="00665214" w:rsidRDefault="001F2CC4" w:rsidP="001F2CC4">
      <w:pPr>
        <w:pStyle w:val="af2"/>
        <w:rPr>
          <w:del w:id="1603" w:author="Martin Ma" w:date="2025-10-25T16:52:00Z" w16du:dateUtc="2025-10-25T23:52:00Z"/>
          <w:rFonts w:eastAsiaTheme="minorEastAsia" w:hint="eastAsia"/>
        </w:rPr>
      </w:pPr>
    </w:p>
    <w:p w14:paraId="1EA17793" w14:textId="444DDB77" w:rsidR="001F2CC4" w:rsidDel="00665214" w:rsidRDefault="001F2CC4" w:rsidP="001F2CC4">
      <w:pPr>
        <w:pStyle w:val="af2"/>
        <w:rPr>
          <w:del w:id="1604" w:author="Martin Ma" w:date="2025-10-25T16:52:00Z" w16du:dateUtc="2025-10-25T23:52:00Z"/>
          <w:rFonts w:eastAsiaTheme="minorEastAsia" w:hint="eastAsia"/>
        </w:rPr>
      </w:pPr>
    </w:p>
    <w:p w14:paraId="2B9EACAB" w14:textId="79E94AA7" w:rsidR="001F2CC4" w:rsidDel="00665214" w:rsidRDefault="001F2CC4" w:rsidP="001F2CC4">
      <w:pPr>
        <w:pStyle w:val="af2"/>
        <w:rPr>
          <w:del w:id="1605" w:author="Martin Ma" w:date="2025-10-25T16:52:00Z" w16du:dateUtc="2025-10-25T23:52:00Z"/>
          <w:rFonts w:eastAsiaTheme="minorEastAsia" w:hint="eastAsia"/>
        </w:rPr>
      </w:pPr>
    </w:p>
    <w:p w14:paraId="6290DFA1" w14:textId="05E1F47D" w:rsidR="001F2CC4" w:rsidDel="00665214" w:rsidRDefault="001F2CC4" w:rsidP="001F2CC4">
      <w:pPr>
        <w:pStyle w:val="af2"/>
        <w:rPr>
          <w:del w:id="1606" w:author="Martin Ma" w:date="2025-10-25T16:52:00Z" w16du:dateUtc="2025-10-25T23:52:00Z"/>
          <w:rFonts w:eastAsiaTheme="minorEastAsia" w:hint="eastAsia"/>
        </w:rPr>
      </w:pPr>
    </w:p>
    <w:p w14:paraId="3102FA41" w14:textId="486D10CA" w:rsidR="001F2CC4" w:rsidDel="00665214" w:rsidRDefault="001F2CC4" w:rsidP="001F2CC4">
      <w:pPr>
        <w:pStyle w:val="af2"/>
        <w:rPr>
          <w:del w:id="1607" w:author="Martin Ma" w:date="2025-10-25T16:52:00Z" w16du:dateUtc="2025-10-25T23:52:00Z"/>
          <w:rFonts w:eastAsiaTheme="minorEastAsia" w:hint="eastAsia"/>
        </w:rPr>
      </w:pPr>
    </w:p>
    <w:p w14:paraId="7C164D51" w14:textId="1B29E3C3" w:rsidR="001F2CC4" w:rsidDel="00665214" w:rsidRDefault="001F2CC4" w:rsidP="001F2CC4">
      <w:pPr>
        <w:pStyle w:val="af2"/>
        <w:rPr>
          <w:del w:id="1608" w:author="Martin Ma" w:date="2025-10-25T16:52:00Z" w16du:dateUtc="2025-10-25T23:52:00Z"/>
          <w:rFonts w:eastAsiaTheme="minorEastAsia" w:hint="eastAsia"/>
        </w:rPr>
      </w:pPr>
    </w:p>
    <w:p w14:paraId="0389B89F" w14:textId="3113632B" w:rsidR="001F2CC4" w:rsidDel="00665214" w:rsidRDefault="001F2CC4" w:rsidP="001F2CC4">
      <w:pPr>
        <w:pStyle w:val="af2"/>
        <w:rPr>
          <w:del w:id="1609" w:author="Martin Ma" w:date="2025-10-25T16:52:00Z" w16du:dateUtc="2025-10-25T23:52:00Z"/>
          <w:rFonts w:eastAsiaTheme="minorEastAsia" w:hint="eastAsia"/>
        </w:rPr>
      </w:pPr>
    </w:p>
    <w:p w14:paraId="1FDCF325" w14:textId="4FD02C5B" w:rsidR="001F2CC4" w:rsidDel="00665214" w:rsidRDefault="001F2CC4" w:rsidP="001F2CC4">
      <w:pPr>
        <w:pStyle w:val="af2"/>
        <w:rPr>
          <w:del w:id="1610" w:author="Martin Ma" w:date="2025-10-25T16:52:00Z" w16du:dateUtc="2025-10-25T23:52:00Z"/>
          <w:rFonts w:eastAsiaTheme="minorEastAsia" w:hint="eastAsia"/>
        </w:rPr>
      </w:pPr>
    </w:p>
    <w:p w14:paraId="186788B7" w14:textId="004280B2" w:rsidR="001F2CC4" w:rsidDel="00665214" w:rsidRDefault="001F2CC4" w:rsidP="001F2CC4">
      <w:pPr>
        <w:pStyle w:val="af2"/>
        <w:rPr>
          <w:del w:id="1611" w:author="Martin Ma" w:date="2025-10-25T16:52:00Z" w16du:dateUtc="2025-10-25T23:52:00Z"/>
          <w:rFonts w:eastAsiaTheme="minorEastAsia" w:hint="eastAsia"/>
        </w:rPr>
      </w:pPr>
    </w:p>
    <w:p w14:paraId="017A6C5D" w14:textId="124FD3C8" w:rsidR="001F2CC4" w:rsidDel="00665214" w:rsidRDefault="001F2CC4" w:rsidP="001F2CC4">
      <w:pPr>
        <w:pStyle w:val="af2"/>
        <w:rPr>
          <w:del w:id="1612" w:author="Martin Ma" w:date="2025-10-25T16:52:00Z" w16du:dateUtc="2025-10-25T23:52:00Z"/>
          <w:rFonts w:eastAsiaTheme="minorEastAsia" w:hint="eastAsia"/>
        </w:rPr>
      </w:pPr>
    </w:p>
    <w:p w14:paraId="08B98908" w14:textId="1B7C4C18" w:rsidR="001F2CC4" w:rsidDel="00665214" w:rsidRDefault="001F2CC4" w:rsidP="001F2CC4">
      <w:pPr>
        <w:pStyle w:val="af2"/>
        <w:rPr>
          <w:del w:id="1613" w:author="Martin Ma" w:date="2025-10-25T16:52:00Z" w16du:dateUtc="2025-10-25T23:52:00Z"/>
          <w:rFonts w:eastAsiaTheme="minorEastAsia" w:hint="eastAsia"/>
        </w:rPr>
      </w:pPr>
    </w:p>
    <w:p w14:paraId="0A42FE99" w14:textId="0A7FEB8D" w:rsidR="001F2CC4" w:rsidDel="00665214" w:rsidRDefault="001F2CC4" w:rsidP="001F2CC4">
      <w:pPr>
        <w:pStyle w:val="af2"/>
        <w:rPr>
          <w:del w:id="1614" w:author="Martin Ma" w:date="2025-10-25T16:52:00Z" w16du:dateUtc="2025-10-25T23:52:00Z"/>
          <w:rFonts w:eastAsiaTheme="minorEastAsia" w:hint="eastAsia"/>
        </w:rPr>
      </w:pPr>
    </w:p>
    <w:p w14:paraId="44AD3726" w14:textId="687C3A11" w:rsidR="001F2CC4" w:rsidDel="00665214" w:rsidRDefault="001F2CC4" w:rsidP="001F2CC4">
      <w:pPr>
        <w:pStyle w:val="af2"/>
        <w:rPr>
          <w:del w:id="1615" w:author="Martin Ma" w:date="2025-10-25T16:52:00Z" w16du:dateUtc="2025-10-25T23:52:00Z"/>
          <w:rFonts w:eastAsiaTheme="minorEastAsia" w:hint="eastAsia"/>
        </w:rPr>
      </w:pPr>
    </w:p>
    <w:p w14:paraId="0AA5FC85" w14:textId="00CC80B6" w:rsidR="001F2CC4" w:rsidDel="00665214" w:rsidRDefault="001F2CC4" w:rsidP="001F2CC4">
      <w:pPr>
        <w:pStyle w:val="af2"/>
        <w:rPr>
          <w:del w:id="1616" w:author="Martin Ma" w:date="2025-10-25T16:52:00Z" w16du:dateUtc="2025-10-25T23:52:00Z"/>
          <w:rFonts w:eastAsiaTheme="minorEastAsia" w:hint="eastAsia"/>
        </w:rPr>
      </w:pPr>
    </w:p>
    <w:p w14:paraId="383F4272" w14:textId="40727420" w:rsidR="001F2CC4" w:rsidDel="00665214" w:rsidRDefault="001F2CC4" w:rsidP="001F2CC4">
      <w:pPr>
        <w:pStyle w:val="af2"/>
        <w:rPr>
          <w:del w:id="1617" w:author="Martin Ma" w:date="2025-10-25T16:52:00Z" w16du:dateUtc="2025-10-25T23:52:00Z"/>
          <w:rFonts w:eastAsiaTheme="minorEastAsia" w:hint="eastAsia"/>
        </w:rPr>
      </w:pPr>
    </w:p>
    <w:p w14:paraId="01B595B6" w14:textId="01DDB756" w:rsidR="001F2CC4" w:rsidDel="00665214" w:rsidRDefault="001F2CC4" w:rsidP="001F2CC4">
      <w:pPr>
        <w:pStyle w:val="af2"/>
        <w:rPr>
          <w:del w:id="1618" w:author="Martin Ma" w:date="2025-10-25T16:52:00Z" w16du:dateUtc="2025-10-25T23:52:00Z"/>
          <w:rFonts w:eastAsiaTheme="minorEastAsia" w:hint="eastAsia"/>
        </w:rPr>
      </w:pPr>
    </w:p>
    <w:p w14:paraId="7A2EFF82" w14:textId="31CF16AA" w:rsidR="001F2CC4" w:rsidDel="00665214" w:rsidRDefault="001F2CC4" w:rsidP="001F2CC4">
      <w:pPr>
        <w:pStyle w:val="af2"/>
        <w:rPr>
          <w:del w:id="1619" w:author="Martin Ma" w:date="2025-10-25T16:52:00Z" w16du:dateUtc="2025-10-25T23:52:00Z"/>
          <w:rFonts w:eastAsiaTheme="minorEastAsia" w:hint="eastAsia"/>
        </w:rPr>
      </w:pPr>
    </w:p>
    <w:p w14:paraId="2B1B8AB6" w14:textId="70A548FB" w:rsidR="001F2CC4" w:rsidDel="00665214" w:rsidRDefault="001F2CC4" w:rsidP="001F2CC4">
      <w:pPr>
        <w:pStyle w:val="af2"/>
        <w:rPr>
          <w:del w:id="1620" w:author="Martin Ma" w:date="2025-10-25T16:52:00Z" w16du:dateUtc="2025-10-25T23:52:00Z"/>
          <w:rFonts w:eastAsiaTheme="minorEastAsia" w:hint="eastAsia"/>
        </w:rPr>
      </w:pPr>
    </w:p>
    <w:p w14:paraId="0E73419D" w14:textId="0FEDB222" w:rsidR="001F2CC4" w:rsidDel="00665214" w:rsidRDefault="001F2CC4" w:rsidP="001F2CC4">
      <w:pPr>
        <w:pStyle w:val="af2"/>
        <w:rPr>
          <w:del w:id="1621" w:author="Martin Ma" w:date="2025-10-25T16:52:00Z" w16du:dateUtc="2025-10-25T23:52:00Z"/>
          <w:rFonts w:eastAsiaTheme="minorEastAsia" w:hint="eastAsia"/>
        </w:rPr>
      </w:pPr>
    </w:p>
    <w:p w14:paraId="477A4196" w14:textId="2CD77A06" w:rsidR="001F2CC4" w:rsidDel="00665214" w:rsidRDefault="001F2CC4" w:rsidP="001F2CC4">
      <w:pPr>
        <w:pStyle w:val="af2"/>
        <w:rPr>
          <w:del w:id="1622" w:author="Martin Ma" w:date="2025-10-25T16:52:00Z" w16du:dateUtc="2025-10-25T23:52:00Z"/>
          <w:rFonts w:eastAsiaTheme="minorEastAsia" w:hint="eastAsia"/>
        </w:rPr>
      </w:pPr>
    </w:p>
    <w:p w14:paraId="18077D08" w14:textId="61711072" w:rsidR="001F2CC4" w:rsidDel="00665214" w:rsidRDefault="001F2CC4" w:rsidP="001F2CC4">
      <w:pPr>
        <w:pStyle w:val="af2"/>
        <w:rPr>
          <w:del w:id="1623" w:author="Martin Ma" w:date="2025-10-25T16:52:00Z" w16du:dateUtc="2025-10-25T23:52:00Z"/>
          <w:rFonts w:eastAsiaTheme="minorEastAsia" w:hint="eastAsia"/>
        </w:rPr>
      </w:pPr>
    </w:p>
    <w:p w14:paraId="2B1F4A1D" w14:textId="4990BE34" w:rsidR="001F2CC4" w:rsidDel="00665214" w:rsidRDefault="001F2CC4" w:rsidP="001F2CC4">
      <w:pPr>
        <w:pStyle w:val="af2"/>
        <w:rPr>
          <w:del w:id="1624" w:author="Martin Ma" w:date="2025-10-25T16:52:00Z" w16du:dateUtc="2025-10-25T23:52:00Z"/>
          <w:rFonts w:eastAsiaTheme="minorEastAsia" w:hint="eastAsia"/>
        </w:rPr>
      </w:pPr>
    </w:p>
    <w:p w14:paraId="28CB7A9E" w14:textId="50DDB418" w:rsidR="001F2CC4" w:rsidDel="00665214" w:rsidRDefault="001F2CC4" w:rsidP="001F2CC4">
      <w:pPr>
        <w:pStyle w:val="af2"/>
        <w:rPr>
          <w:del w:id="1625" w:author="Martin Ma" w:date="2025-10-25T16:52:00Z" w16du:dateUtc="2025-10-25T23:52:00Z"/>
          <w:rFonts w:eastAsiaTheme="minorEastAsia" w:hint="eastAsia"/>
        </w:rPr>
      </w:pPr>
    </w:p>
    <w:p w14:paraId="288A9E3C" w14:textId="6452E970" w:rsidR="001F2CC4" w:rsidDel="00665214" w:rsidRDefault="001F2CC4" w:rsidP="001F2CC4">
      <w:pPr>
        <w:pStyle w:val="af2"/>
        <w:rPr>
          <w:del w:id="1626" w:author="Martin Ma" w:date="2025-10-25T16:52:00Z" w16du:dateUtc="2025-10-25T23:52:00Z"/>
          <w:rFonts w:eastAsiaTheme="minorEastAsia" w:hint="eastAsia"/>
        </w:rPr>
      </w:pPr>
    </w:p>
    <w:p w14:paraId="38502361" w14:textId="5BD25D08" w:rsidR="001F2CC4" w:rsidDel="00665214" w:rsidRDefault="001F2CC4" w:rsidP="001F2CC4">
      <w:pPr>
        <w:pStyle w:val="af2"/>
        <w:rPr>
          <w:del w:id="1627" w:author="Martin Ma" w:date="2025-10-25T16:52:00Z" w16du:dateUtc="2025-10-25T23:52:00Z"/>
          <w:rFonts w:eastAsiaTheme="minorEastAsia" w:hint="eastAsia"/>
        </w:rPr>
      </w:pPr>
    </w:p>
    <w:p w14:paraId="7F07AA82" w14:textId="3047D299" w:rsidR="001F2CC4" w:rsidDel="00665214" w:rsidRDefault="001F2CC4" w:rsidP="001F2CC4">
      <w:pPr>
        <w:pStyle w:val="af2"/>
        <w:rPr>
          <w:del w:id="1628" w:author="Martin Ma" w:date="2025-10-25T16:52:00Z" w16du:dateUtc="2025-10-25T23:52:00Z"/>
          <w:rFonts w:eastAsiaTheme="minorEastAsia" w:hint="eastAsia"/>
        </w:rPr>
      </w:pPr>
    </w:p>
    <w:p w14:paraId="02E38006" w14:textId="4E67177D" w:rsidR="001F2CC4" w:rsidDel="00665214" w:rsidRDefault="001F2CC4" w:rsidP="001F2CC4">
      <w:pPr>
        <w:pStyle w:val="af2"/>
        <w:rPr>
          <w:del w:id="1629" w:author="Martin Ma" w:date="2025-10-25T16:52:00Z" w16du:dateUtc="2025-10-25T23:52:00Z"/>
          <w:rFonts w:eastAsiaTheme="minorEastAsia" w:hint="eastAsia"/>
        </w:rPr>
      </w:pPr>
    </w:p>
    <w:p w14:paraId="2D5F3A0B" w14:textId="63FD036E" w:rsidR="001F2CC4" w:rsidDel="00665214" w:rsidRDefault="001F2CC4" w:rsidP="001F2CC4">
      <w:pPr>
        <w:pStyle w:val="af2"/>
        <w:rPr>
          <w:del w:id="1630" w:author="Martin Ma" w:date="2025-10-25T16:52:00Z" w16du:dateUtc="2025-10-25T23:52:00Z"/>
          <w:rFonts w:eastAsiaTheme="minorEastAsia" w:hint="eastAsia"/>
        </w:rPr>
      </w:pPr>
    </w:p>
    <w:p w14:paraId="49071A3E" w14:textId="7C7977D0" w:rsidR="001F2CC4" w:rsidDel="00665214" w:rsidRDefault="001F2CC4" w:rsidP="001F2CC4">
      <w:pPr>
        <w:pStyle w:val="af2"/>
        <w:rPr>
          <w:del w:id="1631" w:author="Martin Ma" w:date="2025-10-25T16:52:00Z" w16du:dateUtc="2025-10-25T23:52:00Z"/>
          <w:rFonts w:eastAsiaTheme="minorEastAsia" w:hint="eastAsia"/>
        </w:rPr>
      </w:pPr>
    </w:p>
    <w:p w14:paraId="3723755F" w14:textId="5AF65322" w:rsidR="001F2CC4" w:rsidDel="00665214" w:rsidRDefault="001F2CC4" w:rsidP="001F2CC4">
      <w:pPr>
        <w:pStyle w:val="af2"/>
        <w:rPr>
          <w:del w:id="1632" w:author="Martin Ma" w:date="2025-10-25T16:52:00Z" w16du:dateUtc="2025-10-25T23:52:00Z"/>
          <w:rFonts w:eastAsiaTheme="minorEastAsia" w:hint="eastAsia"/>
        </w:rPr>
      </w:pPr>
    </w:p>
    <w:p w14:paraId="3A2E433C" w14:textId="36E020D6" w:rsidR="001F2CC4" w:rsidDel="00665214" w:rsidRDefault="001F2CC4" w:rsidP="001F2CC4">
      <w:pPr>
        <w:pStyle w:val="af2"/>
        <w:rPr>
          <w:del w:id="1633" w:author="Martin Ma" w:date="2025-10-25T16:52:00Z" w16du:dateUtc="2025-10-25T23:52:00Z"/>
          <w:rFonts w:eastAsiaTheme="minorEastAsia" w:hint="eastAsia"/>
        </w:rPr>
      </w:pPr>
    </w:p>
    <w:p w14:paraId="7FBFD7CD" w14:textId="4F587148" w:rsidR="001F2CC4" w:rsidDel="00665214" w:rsidRDefault="001F2CC4" w:rsidP="001F2CC4">
      <w:pPr>
        <w:pStyle w:val="af2"/>
        <w:rPr>
          <w:del w:id="1634" w:author="Martin Ma" w:date="2025-10-25T16:52:00Z" w16du:dateUtc="2025-10-25T23:52:00Z"/>
          <w:rFonts w:eastAsiaTheme="minorEastAsia" w:hint="eastAsia"/>
        </w:rPr>
      </w:pPr>
    </w:p>
    <w:p w14:paraId="4FA7E61C" w14:textId="0EFEB233" w:rsidR="001F2CC4" w:rsidDel="00665214" w:rsidRDefault="001F2CC4" w:rsidP="001F2CC4">
      <w:pPr>
        <w:pStyle w:val="af2"/>
        <w:rPr>
          <w:del w:id="1635" w:author="Martin Ma" w:date="2025-10-25T16:52:00Z" w16du:dateUtc="2025-10-25T23:52:00Z"/>
          <w:rFonts w:eastAsiaTheme="minorEastAsia" w:hint="eastAsia"/>
        </w:rPr>
      </w:pPr>
    </w:p>
    <w:p w14:paraId="151D8EEF" w14:textId="5C06F63D" w:rsidR="001F2CC4" w:rsidRPr="001F2CC4" w:rsidDel="00665214" w:rsidRDefault="001F2CC4" w:rsidP="001F2CC4">
      <w:pPr>
        <w:pStyle w:val="af2"/>
        <w:rPr>
          <w:del w:id="1636" w:author="Martin Ma" w:date="2025-10-25T16:52:00Z" w16du:dateUtc="2025-10-25T23:52:00Z"/>
          <w:rFonts w:eastAsiaTheme="minorEastAsia" w:hint="eastAsia"/>
        </w:rPr>
      </w:pPr>
    </w:p>
    <w:p w14:paraId="7342DEA2" w14:textId="12216658" w:rsidR="001F2CC4" w:rsidDel="00665214" w:rsidRDefault="001F2CC4" w:rsidP="001F2CC4">
      <w:pPr>
        <w:pStyle w:val="af2"/>
        <w:rPr>
          <w:del w:id="1637" w:author="Martin Ma" w:date="2025-10-25T16:52:00Z" w16du:dateUtc="2025-10-25T23:52:00Z"/>
        </w:rPr>
      </w:pPr>
    </w:p>
    <w:p w14:paraId="7D2E5EFD" w14:textId="265FEBD4" w:rsidR="001F2CC4" w:rsidDel="00665214" w:rsidRDefault="001F2CC4" w:rsidP="001F2CC4">
      <w:pPr>
        <w:pStyle w:val="af2"/>
        <w:rPr>
          <w:del w:id="1638" w:author="Martin Ma" w:date="2025-10-25T16:52:00Z" w16du:dateUtc="2025-10-25T23:52:00Z"/>
        </w:rPr>
      </w:pPr>
    </w:p>
    <w:p w14:paraId="308A6C2F" w14:textId="48E6DDC9" w:rsidR="001F2CC4" w:rsidDel="00665214" w:rsidRDefault="001F2CC4" w:rsidP="001F2CC4">
      <w:pPr>
        <w:pStyle w:val="af2"/>
        <w:rPr>
          <w:del w:id="1639" w:author="Martin Ma" w:date="2025-10-25T16:52:00Z" w16du:dateUtc="2025-10-25T23:52:00Z"/>
        </w:rPr>
      </w:pPr>
    </w:p>
    <w:p w14:paraId="473987DA" w14:textId="5BD74395" w:rsidR="001F2CC4" w:rsidDel="00665214" w:rsidRDefault="001F2CC4" w:rsidP="001F2CC4">
      <w:pPr>
        <w:pStyle w:val="af2"/>
        <w:rPr>
          <w:del w:id="1640" w:author="Martin Ma" w:date="2025-10-25T16:52:00Z" w16du:dateUtc="2025-10-25T23:52:00Z"/>
        </w:rPr>
      </w:pPr>
    </w:p>
    <w:p w14:paraId="5BCF280F" w14:textId="77777777" w:rsidR="001F2CC4" w:rsidRDefault="001F2CC4" w:rsidP="001F2CC4">
      <w:pPr>
        <w:pStyle w:val="af2"/>
      </w:pPr>
    </w:p>
    <w:sectPr w:rsidR="001F2CC4" w:rsidSect="00917095">
      <w:pgSz w:w="24480" w:h="15840" w:orient="landscape" w:code="3"/>
      <w:pgMar w:top="567" w:right="284" w:bottom="567" w:left="284" w:header="851" w:footer="992" w:gutter="0"/>
      <w:cols w:num="3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276B4" w14:textId="77777777" w:rsidR="00055C03" w:rsidRDefault="00055C03" w:rsidP="001F2CC4">
      <w:r>
        <w:separator/>
      </w:r>
    </w:p>
  </w:endnote>
  <w:endnote w:type="continuationSeparator" w:id="0">
    <w:p w14:paraId="3E797BE9" w14:textId="77777777" w:rsidR="00055C03" w:rsidRDefault="00055C03" w:rsidP="001F2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9664" w14:textId="77777777" w:rsidR="00055C03" w:rsidRDefault="00055C03" w:rsidP="001F2CC4">
      <w:r>
        <w:separator/>
      </w:r>
    </w:p>
  </w:footnote>
  <w:footnote w:type="continuationSeparator" w:id="0">
    <w:p w14:paraId="649045A0" w14:textId="77777777" w:rsidR="00055C03" w:rsidRDefault="00055C03" w:rsidP="001F2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8B9"/>
    <w:multiLevelType w:val="hybridMultilevel"/>
    <w:tmpl w:val="98F0BDE4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23522A"/>
    <w:multiLevelType w:val="hybridMultilevel"/>
    <w:tmpl w:val="B02AD9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472ACB"/>
    <w:multiLevelType w:val="hybridMultilevel"/>
    <w:tmpl w:val="E48EDFFA"/>
    <w:lvl w:ilvl="0" w:tplc="BD447ECE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F92DD9"/>
    <w:multiLevelType w:val="hybridMultilevel"/>
    <w:tmpl w:val="44BAEE98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0FB2BFA"/>
    <w:multiLevelType w:val="hybridMultilevel"/>
    <w:tmpl w:val="A094E13C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C635CF"/>
    <w:multiLevelType w:val="hybridMultilevel"/>
    <w:tmpl w:val="F1806DB6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E2F1978"/>
    <w:multiLevelType w:val="hybridMultilevel"/>
    <w:tmpl w:val="B0449736"/>
    <w:lvl w:ilvl="0" w:tplc="71CE5BF2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40F12DF"/>
    <w:multiLevelType w:val="hybridMultilevel"/>
    <w:tmpl w:val="428455C8"/>
    <w:lvl w:ilvl="0" w:tplc="3F2C0628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  <w:color w:val="153D63" w:themeColor="text2" w:themeTint="E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ABF259E"/>
    <w:multiLevelType w:val="hybridMultilevel"/>
    <w:tmpl w:val="AA7E0D3E"/>
    <w:lvl w:ilvl="0" w:tplc="71CE5BF2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D76770D"/>
    <w:multiLevelType w:val="hybridMultilevel"/>
    <w:tmpl w:val="CC0C83A8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AE547CE"/>
    <w:multiLevelType w:val="hybridMultilevel"/>
    <w:tmpl w:val="E2963B82"/>
    <w:lvl w:ilvl="0" w:tplc="3F2C0628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  <w:color w:val="153D63" w:themeColor="text2" w:themeTint="E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0E9271C"/>
    <w:multiLevelType w:val="hybridMultilevel"/>
    <w:tmpl w:val="ED3A6284"/>
    <w:lvl w:ilvl="0" w:tplc="BD447ECE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39E0141"/>
    <w:multiLevelType w:val="hybridMultilevel"/>
    <w:tmpl w:val="B8262126"/>
    <w:lvl w:ilvl="0" w:tplc="71CE5BF2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F5B44B8"/>
    <w:multiLevelType w:val="hybridMultilevel"/>
    <w:tmpl w:val="08C6D09E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13671F8"/>
    <w:multiLevelType w:val="hybridMultilevel"/>
    <w:tmpl w:val="FB3CB0CE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4A6619D"/>
    <w:multiLevelType w:val="hybridMultilevel"/>
    <w:tmpl w:val="0ED8EB0C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F756FD2"/>
    <w:multiLevelType w:val="hybridMultilevel"/>
    <w:tmpl w:val="798C5A1A"/>
    <w:lvl w:ilvl="0" w:tplc="90FCBA5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88864693">
    <w:abstractNumId w:val="9"/>
  </w:num>
  <w:num w:numId="2" w16cid:durableId="2013682860">
    <w:abstractNumId w:val="0"/>
  </w:num>
  <w:num w:numId="3" w16cid:durableId="260919961">
    <w:abstractNumId w:val="14"/>
  </w:num>
  <w:num w:numId="4" w16cid:durableId="1899901219">
    <w:abstractNumId w:val="6"/>
  </w:num>
  <w:num w:numId="5" w16cid:durableId="493571105">
    <w:abstractNumId w:val="12"/>
  </w:num>
  <w:num w:numId="6" w16cid:durableId="1006516091">
    <w:abstractNumId w:val="8"/>
  </w:num>
  <w:num w:numId="7" w16cid:durableId="1063681211">
    <w:abstractNumId w:val="10"/>
  </w:num>
  <w:num w:numId="8" w16cid:durableId="2046826621">
    <w:abstractNumId w:val="7"/>
  </w:num>
  <w:num w:numId="9" w16cid:durableId="863442980">
    <w:abstractNumId w:val="11"/>
  </w:num>
  <w:num w:numId="10" w16cid:durableId="1630090746">
    <w:abstractNumId w:val="1"/>
  </w:num>
  <w:num w:numId="11" w16cid:durableId="454907949">
    <w:abstractNumId w:val="2"/>
  </w:num>
  <w:num w:numId="12" w16cid:durableId="1370884442">
    <w:abstractNumId w:val="13"/>
  </w:num>
  <w:num w:numId="13" w16cid:durableId="1996641004">
    <w:abstractNumId w:val="15"/>
  </w:num>
  <w:num w:numId="14" w16cid:durableId="217130806">
    <w:abstractNumId w:val="16"/>
  </w:num>
  <w:num w:numId="15" w16cid:durableId="887107887">
    <w:abstractNumId w:val="3"/>
  </w:num>
  <w:num w:numId="16" w16cid:durableId="1308049475">
    <w:abstractNumId w:val="5"/>
  </w:num>
  <w:num w:numId="17" w16cid:durableId="126433895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in Ma">
    <w15:presenceInfo w15:providerId="Windows Live" w15:userId="48dde6409722e3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4E"/>
    <w:rsid w:val="000458B7"/>
    <w:rsid w:val="00055C03"/>
    <w:rsid w:val="00062ED5"/>
    <w:rsid w:val="000A15D4"/>
    <w:rsid w:val="000A387E"/>
    <w:rsid w:val="000D11BD"/>
    <w:rsid w:val="000D240E"/>
    <w:rsid w:val="0012288A"/>
    <w:rsid w:val="00172DEA"/>
    <w:rsid w:val="001E3129"/>
    <w:rsid w:val="001F2CC4"/>
    <w:rsid w:val="001F6BDC"/>
    <w:rsid w:val="00220F8F"/>
    <w:rsid w:val="00254BB7"/>
    <w:rsid w:val="00254E04"/>
    <w:rsid w:val="002669D4"/>
    <w:rsid w:val="0027173B"/>
    <w:rsid w:val="00274003"/>
    <w:rsid w:val="002D471B"/>
    <w:rsid w:val="002D7B6B"/>
    <w:rsid w:val="00402EA7"/>
    <w:rsid w:val="004D482C"/>
    <w:rsid w:val="00500B34"/>
    <w:rsid w:val="005069FE"/>
    <w:rsid w:val="00532157"/>
    <w:rsid w:val="005D3B33"/>
    <w:rsid w:val="005F3F43"/>
    <w:rsid w:val="00665214"/>
    <w:rsid w:val="006B63BC"/>
    <w:rsid w:val="006D10C1"/>
    <w:rsid w:val="006D2298"/>
    <w:rsid w:val="007326B7"/>
    <w:rsid w:val="0075790D"/>
    <w:rsid w:val="00774A50"/>
    <w:rsid w:val="007757AD"/>
    <w:rsid w:val="007837AF"/>
    <w:rsid w:val="008262FA"/>
    <w:rsid w:val="00867B87"/>
    <w:rsid w:val="008759AC"/>
    <w:rsid w:val="008D5BFD"/>
    <w:rsid w:val="00917095"/>
    <w:rsid w:val="00923AA2"/>
    <w:rsid w:val="00956D61"/>
    <w:rsid w:val="009A3B9E"/>
    <w:rsid w:val="009A6624"/>
    <w:rsid w:val="009D5EA1"/>
    <w:rsid w:val="009E4DBA"/>
    <w:rsid w:val="00A4290C"/>
    <w:rsid w:val="00A42E16"/>
    <w:rsid w:val="00A42F05"/>
    <w:rsid w:val="00A741F0"/>
    <w:rsid w:val="00A933AD"/>
    <w:rsid w:val="00AC3463"/>
    <w:rsid w:val="00AD273A"/>
    <w:rsid w:val="00BC0890"/>
    <w:rsid w:val="00C7090C"/>
    <w:rsid w:val="00C90E40"/>
    <w:rsid w:val="00CB2B4E"/>
    <w:rsid w:val="00CF4CCF"/>
    <w:rsid w:val="00D102D2"/>
    <w:rsid w:val="00D60E3C"/>
    <w:rsid w:val="00D7406A"/>
    <w:rsid w:val="00D84F48"/>
    <w:rsid w:val="00D90FD5"/>
    <w:rsid w:val="00DD5B83"/>
    <w:rsid w:val="00E12AF0"/>
    <w:rsid w:val="00E653E1"/>
    <w:rsid w:val="00EC5166"/>
    <w:rsid w:val="00EE1F38"/>
    <w:rsid w:val="00EE75AB"/>
    <w:rsid w:val="00F41BD4"/>
    <w:rsid w:val="00F55F96"/>
    <w:rsid w:val="00F8139D"/>
    <w:rsid w:val="00F931B2"/>
    <w:rsid w:val="00FB002D"/>
    <w:rsid w:val="00FF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A13DF"/>
  <w15:chartTrackingRefBased/>
  <w15:docId w15:val="{75AFB39C-FAD0-4B02-863E-0E6C8249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71B"/>
    <w:pPr>
      <w:widowControl w:val="0"/>
      <w:spacing w:line="200" w:lineRule="exact"/>
      <w:jc w:val="both"/>
    </w:pPr>
    <w:rPr>
      <w:rFonts w:eastAsia="Times New Roman"/>
      <w:sz w:val="16"/>
    </w:rPr>
  </w:style>
  <w:style w:type="paragraph" w:styleId="1">
    <w:name w:val="heading 1"/>
    <w:basedOn w:val="a"/>
    <w:next w:val="a"/>
    <w:link w:val="10"/>
    <w:uiPriority w:val="9"/>
    <w:qFormat/>
    <w:rsid w:val="002D471B"/>
    <w:pPr>
      <w:keepNext/>
      <w:keepLines/>
      <w:spacing w:before="480" w:after="80" w:line="240" w:lineRule="exact"/>
      <w:jc w:val="center"/>
      <w:outlineLvl w:val="0"/>
    </w:pPr>
    <w:rPr>
      <w:rFonts w:cstheme="majorBidi"/>
      <w:b/>
      <w:color w:val="000000" w:themeColor="text1"/>
      <w:sz w:val="2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471B"/>
    <w:rPr>
      <w:rFonts w:cstheme="majorBidi"/>
      <w:b/>
      <w:color w:val="000000" w:themeColor="text1"/>
      <w:sz w:val="2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B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B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2B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B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B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B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B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B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B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B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2C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2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2CC4"/>
    <w:rPr>
      <w:sz w:val="18"/>
      <w:szCs w:val="18"/>
    </w:rPr>
  </w:style>
  <w:style w:type="paragraph" w:styleId="af2">
    <w:name w:val="No Spacing"/>
    <w:link w:val="af3"/>
    <w:uiPriority w:val="1"/>
    <w:qFormat/>
    <w:rsid w:val="002D471B"/>
    <w:pPr>
      <w:widowControl w:val="0"/>
      <w:spacing w:line="200" w:lineRule="exact"/>
      <w:jc w:val="both"/>
    </w:pPr>
    <w:rPr>
      <w:rFonts w:eastAsia="Times New Roman"/>
      <w:sz w:val="16"/>
    </w:rPr>
  </w:style>
  <w:style w:type="paragraph" w:customStyle="1" w:styleId="af4">
    <w:name w:val="一级标题"/>
    <w:basedOn w:val="af2"/>
    <w:link w:val="af5"/>
    <w:qFormat/>
    <w:rsid w:val="002D471B"/>
    <w:pPr>
      <w:spacing w:line="280" w:lineRule="exact"/>
      <w:jc w:val="center"/>
    </w:pPr>
    <w:rPr>
      <w:rFonts w:eastAsiaTheme="minorEastAsia"/>
      <w:b/>
      <w:bCs/>
      <w:sz w:val="20"/>
      <w:szCs w:val="20"/>
    </w:rPr>
  </w:style>
  <w:style w:type="character" w:customStyle="1" w:styleId="af3">
    <w:name w:val="无间隔 字符"/>
    <w:basedOn w:val="a0"/>
    <w:link w:val="af2"/>
    <w:uiPriority w:val="1"/>
    <w:rsid w:val="002D471B"/>
    <w:rPr>
      <w:rFonts w:eastAsia="Times New Roman"/>
      <w:sz w:val="16"/>
    </w:rPr>
  </w:style>
  <w:style w:type="character" w:customStyle="1" w:styleId="af5">
    <w:name w:val="一级标题 字符"/>
    <w:basedOn w:val="af3"/>
    <w:link w:val="af4"/>
    <w:rsid w:val="002D471B"/>
    <w:rPr>
      <w:rFonts w:eastAsia="Times New Roman"/>
      <w:b/>
      <w:bCs/>
      <w:sz w:val="20"/>
      <w:szCs w:val="20"/>
    </w:rPr>
  </w:style>
  <w:style w:type="paragraph" w:customStyle="1" w:styleId="af6">
    <w:name w:val="二级标题"/>
    <w:basedOn w:val="af2"/>
    <w:link w:val="af7"/>
    <w:qFormat/>
    <w:rsid w:val="00F931B2"/>
    <w:pPr>
      <w:spacing w:line="360" w:lineRule="auto"/>
      <w:jc w:val="left"/>
    </w:pPr>
    <w:rPr>
      <w:b/>
    </w:rPr>
  </w:style>
  <w:style w:type="character" w:customStyle="1" w:styleId="af7">
    <w:name w:val="二级标题 字符"/>
    <w:basedOn w:val="af3"/>
    <w:link w:val="af6"/>
    <w:rsid w:val="00F931B2"/>
    <w:rPr>
      <w:rFonts w:eastAsia="Times New Roman"/>
      <w:b/>
      <w:sz w:val="16"/>
    </w:rPr>
  </w:style>
  <w:style w:type="paragraph" w:styleId="af8">
    <w:name w:val="Normal (Web)"/>
    <w:basedOn w:val="a"/>
    <w:uiPriority w:val="99"/>
    <w:semiHidden/>
    <w:unhideWhenUsed/>
    <w:rsid w:val="00E653E1"/>
    <w:rPr>
      <w:rFonts w:ascii="Times New Roman" w:hAnsi="Times New Roman" w:cs="Times New Roman"/>
      <w:sz w:val="24"/>
      <w:szCs w:val="24"/>
    </w:rPr>
  </w:style>
  <w:style w:type="paragraph" w:styleId="af9">
    <w:name w:val="Revision"/>
    <w:hidden/>
    <w:uiPriority w:val="99"/>
    <w:semiHidden/>
    <w:rsid w:val="00254E04"/>
    <w:rPr>
      <w:rFonts w:eastAsia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</dc:creator>
  <cp:keywords/>
  <dc:description/>
  <cp:lastModifiedBy>Martin Ma</cp:lastModifiedBy>
  <cp:revision>50</cp:revision>
  <dcterms:created xsi:type="dcterms:W3CDTF">2025-07-29T04:52:00Z</dcterms:created>
  <dcterms:modified xsi:type="dcterms:W3CDTF">2025-10-25T23:57:00Z</dcterms:modified>
</cp:coreProperties>
</file>